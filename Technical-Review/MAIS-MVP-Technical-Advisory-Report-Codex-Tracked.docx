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F3864"/>
          <w:sz w:val="72"/>
          <w:szCs w:val="72"/>
        </w:rPr>
        <w:t xml:space="preserve">MAIS-MVP</w:t>
      </w:r>
    </w:p>
    <w:p>
      <w:pPr>
        <w:spacing w:after="120"/>
        <w:jc w:val="center"/>
      </w:pPr>
      <w:r>
        <w:rPr>
          <w:rFonts w:ascii="Arial" w:cs="Arial" w:eastAsia="Arial" w:hAnsi="Arial"/>
          <w:color w:val="2E5496"/>
          <w:sz w:val="40"/>
          <w:szCs w:val="40"/>
        </w:rPr>
        <w:t xml:space="preserve">Senior Technical Review &amp; Advisory Report</w:t>
      </w:r>
    </w:p>
    <w:p>
      <w:pPr>
        <w:spacing w:after="600"/>
        <w:jc w:val="center"/>
      </w:pPr>
      <w:r>
        <w:rPr>
          <w:rFonts w:ascii="Arial" w:cs="Arial" w:eastAsia="Arial" w:hAnsi="Arial"/>
          <w:i/>
          <w:iCs/>
          <w:color w:val="595959"/>
          <w:sz w:val="24"/>
          <w:szCs w:val="24"/>
        </w:rPr>
        <w:t xml:space="preserve">Adaptive learning platform - www.mais.ac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Field</w:t>
            </w:r>
          </w:p>
        </w:tc>
        <w:tc>
          <w:tcPr>
            <w:tcW w:type="dxa" w:w="6826"/>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Value</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20"/>
                <w:szCs w:val="20"/>
              </w:rPr>
              <w:t xml:space="preserve">Review date</w:t>
            </w:r>
          </w:p>
        </w:tc>
        <w:tc>
          <w:tcPr>
            <w:tcW w:type="dxa" w:w="6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20"/>
                <w:szCs w:val="20"/>
              </w:rPr>
              <w:t xml:space="preserve">6 July 2026</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20"/>
                <w:szCs w:val="20"/>
              </w:rPr>
              <w:t xml:space="preserve">Scope</w:t>
            </w:r>
          </w:p>
        </w:tc>
        <w:tc>
          <w:tcPr>
            <w:tcW w:type="dxa" w:w="6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20"/>
                <w:szCs w:val="20"/>
              </w:rPr>
              <w:t xml:space="preserve">Full repository (main branch) + live-site spot check</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20"/>
                <w:szCs w:val="20"/>
              </w:rPr>
              <w:t xml:space="preserve">Audience</w:t>
            </w:r>
          </w:p>
        </w:tc>
        <w:tc>
          <w:tcPr>
            <w:tcW w:type="dxa" w:w="6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20"/>
                <w:szCs w:val="20"/>
              </w:rPr>
              <w:t xml:space="preserve">Founder / project owner, junior developer, future engineers, product stakeholders</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20"/>
                <w:szCs w:val="20"/>
              </w:rPr>
              <w:t xml:space="preserve">Prepared by</w:t>
            </w:r>
          </w:p>
        </w:tc>
        <w:tc>
          <w:tcPr>
            <w:tcW w:type="dxa" w:w="6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20"/>
                <w:szCs w:val="20"/>
              </w:rPr>
              <w:t xml:space="preserve">Senior technical advisory review (Claude, acting senior software architect)</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20"/>
                <w:szCs w:val="20"/>
              </w:rPr>
              <w:t xml:space="preserve">Companion files</w:t>
            </w:r>
          </w:p>
        </w:tc>
        <w:tc>
          <w:tcPr>
            <w:tcW w:type="dxa" w:w="6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20"/>
                <w:szCs w:val="20"/>
              </w:rPr>
              <w:t xml:space="preserve">MAIS-MVP-Issues-Roadmap-Backlog.xlsx; TECHNICAL-REVIEW.md; PRODUCTION-READINESS-CHECKLIST.md; ENGINEERING-BACKLOG.md</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20"/>
                <w:szCs w:val="20"/>
              </w:rPr>
              <w:t xml:space="preserve">Method note</w:t>
            </w:r>
          </w:p>
        </w:tc>
        <w:tc>
          <w:tcPr>
            <w:tcW w:type="dxa" w:w="6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20"/>
                <w:szCs w:val="20"/>
              </w:rPr>
              <w:t xml:space="preserve">Statements based on direct code inspection are labeled as evidence; anything unverifiable is labeled Assumption or Unverified.</w:t>
            </w:r>
          </w:p>
        </w:tc>
      </w:tr>
    </w:tbl>
    <w:p>
      <w:pPr>
        <w:spacing w:before="400"/>
        <w:jc w:val="center"/>
      </w:pPr>
      <w:r>
        <w:rPr>
          <w:rFonts w:ascii="Arial" w:cs="Arial" w:eastAsia="Arial" w:hAnsi="Arial"/>
          <w:i/>
          <w:iCs/>
          <w:color w:val="808080"/>
          <w:sz w:val="18"/>
          <w:szCs w:val="18"/>
        </w:rPr>
        <w:t xml:space="preserve">Internal advisory document</w:t>
      </w:r>
    </w:p>
    <w:p>
      <w:pPr>
        <w:pStyle w:val="Heading1"/>
        <w:pageBreakBefore/>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20"/>
      </w:pPr>
      <w:r>
        <w:rPr>
          <w:rFonts w:ascii="Arial" w:cs="Arial" w:eastAsia="Arial" w:hAnsi="Arial"/>
          <w:i/>
          <w:iCs/>
          <w:color w:val="808080"/>
          <w:sz w:val="18"/>
          <w:szCs w:val="18"/>
        </w:rPr>
        <w:t xml:space="preserve">Right-click the table and choose "Update Field" in Word to refresh page numbers.</w:t>
      </w:r>
    </w:p>
    <w:p>
      <w:pPr>
        <w:pStyle w:val="Heading1"/>
        <w:pageBreakBefore/>
      </w:pPr>
      <w:r>
        <w:t xml:space="preserve">A. Executive Summary</w:t>
      </w:r>
    </w:p>
    <w:p>
      <w:commentRangeStart w:id="0"/>
      <w:pPr>
        <w:spacing w:after="120"/>
      </w:pPr>
      <w:r>
        <w:rPr>
          <w:rFonts w:ascii="Arial" w:cs="Arial" w:eastAsia="Arial" w:hAnsi="Arial"/>
          <w:sz w:val="22"/>
          <w:szCs w:val="22"/>
        </w:rPr>
        <w:t>MAIS-MVP is far more substantial than a typical vibe-coded proof of concept: </w:t>
      </w:r>
      <w:del w:id="1" w:author="Codex" w:date="2026-07-06T06:18:44Z">
        <w:r>
          <w:delText>roughly 300,000 lines of strict TypeScript, about 160 API routes, 109 unit-test files, 60 end-to-end browser test specs</w:delText>
        </w:r>
      </w:del>
      <w:ins w:id="2" w:author="Codex" w:date="2026-07-06T06:18:44Z">
        <w:r>
          <w:t>hundreds of thousands of TypeScript/TSX lines (current counted scopes range from roughly 392k to 462k), 160 API routes, a sizable but currently drifted node:test inventory, and 60 Playwright browser specs</w:t>
        </w:r>
      </w:ins>
      <w:r>
        <w:rPr>
          <w:rFonts w:ascii="Arial" w:cs="Arial" w:eastAsia="Arial" w:hAnsi="Arial"/>
          <w:sz w:val="22"/>
          <w:szCs w:val="22"/>
        </w:rPr>
        <w:t>, bilingual content pipelines covering Hong Kong, mainland China, and US curricula, and a working product deployed on Vercel. Password hashing, route guards, AI budget controls, and an AI-governance layer show real security awareness. This codebase is a genuine asset worth building on - not throwing away.</w:t>
      </w:r>
      <w:commentRangeEnd w:id="0"/>
      <w:r>
        <w:commentReference w:id="0"/>
      </w:r>
    </w:p>
    <w:p>
      <w:pPr>
        <w:spacing w:after="120"/>
      </w:pPr>
      <w:r>
        <w:rPr>
          <w:rFonts w:ascii="Arial" w:cs="Arial" w:eastAsia="Arial" w:hAnsi="Arial"/>
          <w:b/>
          <w:bCs/>
          <w:sz w:val="22"/>
          <w:szCs w:val="22"/>
        </w:rPr>
        <w:t xml:space="preserve">However, the platform stands on one dangerous foundation and several missing safety nets:</w:t>
      </w:r>
    </w:p>
    <w:p>
      <w:commentRangeStart w:id="1"/>
      <w:pPr>
        <w:pStyle w:val="ListParagraph"/>
        <w:numPr>
          <w:ilvl w:val="0"/>
          <w:numId w:val="2"/>
        </w:numPr>
        <w:spacing w:after="60"/>
      </w:pPr>
      <w:r>
        <w:rPr>
          <w:rFonts w:ascii="Arial" w:cs="Arial" w:eastAsia="Arial" w:hAnsi="Arial"/>
          <w:b/>
          <w:bCs/>
          <w:sz w:val="22"/>
          <w:szCs w:val="22"/>
        </w:rPr>
        <w:t xml:space="preserve">The database is one giant JSON blob. </w:t>
      </w:r>
      <w:del w:id="3" w:author="Codex" w:date="2026-07-06T06:18:44Z">
        <w:r>
          <w:delText>Almost all platform data - users, classes, assignments, messages, progress - is stored as a single serialized JSON document in one database row. Every write locks that row, rewrites the entire platform state, and re-syncs about 22 copy tables. The local development copy of this blob is already 77 MB.</w:delText>
        </w:r>
      </w:del>
      <w:ins w:id="4" w:author="Codex" w:date="2026-07-06T06:18:44Z">
        <w:r>
          <w:t>Most legacy compatibility-store data is still stored as a single serialized JSON document in one database row. Mutations through that store lock the row, rewrite the snapshot, and re-sync 22 projection tables; selected auth and student-activity hot paths now use normalized or fast-path tables. The advisory's local 77 MB blob-size observation was not reverified by Codex.</w:t>
        </w:r>
      </w:ins>
      <w:r>
        <w:rPr>
          <w:rFonts w:ascii="Arial" w:cs="Arial" w:eastAsia="Arial" w:hAnsi="Arial"/>
          <w:sz w:val="22"/>
          <w:szCs w:val="22"/>
        </w:rPr>
        <w:t> This caps the platform at a handful of concurrent users and makes every deploy a data-corruption risk. Encouragingly, the team has already proven the escape route: authentication and practice attempts were successfully moved to real database tables. That same pattern must now be applied to everything else, domain by domain.</w:t>
      </w:r>
      <w:commentRangeEnd w:id="1"/>
      <w:r>
        <w:commentReference w:id="1"/>
      </w:r>
    </w:p>
    <w:p>
      <w:pPr>
        <w:pStyle w:val="ListParagraph"/>
        <w:numPr>
          <w:ilvl w:val="0"/>
          <w:numId w:val="2"/>
        </w:numPr>
        <w:spacing w:after="60"/>
      </w:pPr>
      <w:r>
        <w:rPr>
          <w:rFonts w:ascii="Arial" w:cs="Arial" w:eastAsia="Arial" w:hAnsi="Arial"/>
          <w:b/>
          <w:bCs/>
          <w:sz w:val="22"/>
          <w:szCs w:val="22"/>
        </w:rPr>
        <w:t xml:space="preserve">No verified backups, no migration framework, no CI gate. </w:t>
      </w:r>
      <w:r>
        <w:rPr>
          <w:rFonts w:ascii="Arial" w:cs="Arial" w:eastAsia="Arial" w:hAnsi="Arial"/>
          <w:sz w:val="22"/>
          <w:szCs w:val="22"/>
        </w:rPr>
        <w:t xml:space="preserve">The automated pipeline on every code push only installs dependencies; the extensive test suite runs only when manually triggered. There is no schema migration tool and no evidence of tested database backups. A bad deploy or bad write can currently destroy student data permanently.</w:t>
      </w:r>
    </w:p>
    <w:p>
      <w:commentRangeStart w:id="2"/>
      <w:pPr>
        <w:pStyle w:val="ListParagraph"/>
        <w:numPr>
          <w:ilvl w:val="0"/>
          <w:numId w:val="2"/>
        </w:numPr>
        <w:spacing w:after="60"/>
      </w:pPr>
      <w:r>
        <w:rPr>
          <w:rFonts w:ascii="Arial" w:cs="Arial" w:eastAsia="Arial" w:hAnsi="Arial"/>
          <w:b/>
          <w:bCs/>
          <w:sz w:val="22"/>
          <w:szCs w:val="22"/>
        </w:rPr>
        <w:t xml:space="preserve">Security and privacy gaps that must close before real students arrive. </w:t>
      </w:r>
      <w:r>
        <w:rPr>
          <w:rFonts w:ascii="Arial" w:cs="Arial" w:eastAsia="Arial" w:hAnsi="Arial"/>
          <w:sz w:val="22"/>
          <w:szCs w:val="22"/>
        </w:rPr>
        <w:t>Anyone can self-register as a teacher; sessions cannot be revoked; </w:t>
      </w:r>
      <w:del w:id="5" w:author="Codex" w:date="2026-07-06T06:18:44Z">
        <w:r>
          <w:delText>rate limiting does not actually work in production (it resets with every serverless instance); there is no error tracking</w:delText>
        </w:r>
      </w:del>
      <w:ins w:id="6" w:author="Codex" w:date="2026-07-06T06:18:44Z">
        <w:r>
          <w:t>auth and parent-link rate limiting is per-instance memory; AI Tutor governance has a persistent limiter and should be described separately; there is no app-level error tracking</w:t>
        </w:r>
      </w:ins>
      <w:r>
        <w:rPr>
          <w:rFonts w:ascii="Arial" w:cs="Arial" w:eastAsia="Arial" w:hAnsi="Arial"/>
          <w:sz w:val="22"/>
          <w:szCs w:val="22"/>
        </w:rPr>
        <w:t>; an 'All API Keys.docx' file and .env.local sit in a working folder where up to 25 autonomous AI agents operate; and there is no privacy policy or consent flow despite the platform handling data about minors and sending student context to third-party AI providers.</w:t>
      </w:r>
      <w:commentRangeEnd w:id="2"/>
      <w:r>
        <w:commentReference w:id="2"/>
      </w:r>
    </w:p>
    <w:p>
      <w:pPr>
        <w:spacing w:after="120"/>
      </w:pPr>
      <w:r>
        <w:rPr>
          <w:rFonts w:ascii="Arial" w:cs="Arial" w:eastAsia="Arial" w:hAnsi="Arial"/>
          <w:sz w:val="22"/>
          <w:szCs w:val="22"/>
        </w:rPr>
        <w:t xml:space="preserve">Top priorities for the next three months: (1) backups, CI gate, error tracking, and secret rotation in week 1; (2) freeze the JSON blob and adopt a migration framework in weeks 2-4; (3) migrate the highest-traffic data domains to real tables during month 2; (4) privacy pack, session revocation, load testing, and hardening in month 3.</w:t>
      </w:r>
    </w:p>
    <w:p>
      <w:pPr>
        <w:spacing w:after="120"/>
      </w:pPr>
      <w:r>
        <w:rPr>
          <w:rFonts w:ascii="Arial" w:cs="Arial" w:eastAsia="Arial" w:hAnsi="Arial"/>
          <w:b/>
          <w:bCs/>
          <w:sz w:val="22"/>
          <w:szCs w:val="22"/>
        </w:rPr>
        <w:t xml:space="preserve">Overall verdict (Section J): </w:t>
      </w:r>
      <w:r>
        <w:rPr>
          <w:rFonts w:ascii="Arial" w:cs="Arial" w:eastAsia="Arial" w:hAnsi="Arial"/>
          <w:sz w:val="22"/>
          <w:szCs w:val="22"/>
        </w:rPr>
        <w:t xml:space="preserve">keep the codebase; refactor the persistence and security core incrementally. Do not rebuild from scratch.</w:t>
      </w:r>
    </w:p>
    <w:p>
      <w:pPr>
        <w:pStyle w:val="Heading1"/>
        <w:pageBreakBefore/>
      </w:pPr>
      <w:r>
        <w:t xml:space="preserve">B. Current System Assessment</w:t>
      </w:r>
    </w:p>
    <w:p>
      <w:pPr>
        <w:pStyle w:val="Heading2"/>
      </w:pPr>
      <w:r>
        <w:t xml:space="preserve">B.1 Observed architecture (evidence-based)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Layer</w:t>
            </w:r>
          </w:p>
        </w:tc>
        <w:tc>
          <w:tcPr>
            <w:tcW w:type="dxa" w:w="7326"/>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What is actually there</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Frontend</w:t>
            </w:r>
          </w:p>
        </w:tc>
        <w:tc>
          <w:tcPr>
            <w:tcW w:type="dxa" w:w="7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Next.js 15 App Router, React 19, Tailwind, Framer Motion, Three.js, Phaser 4 games, KaTeX. ~30 route groups. Largest client component: ThreeDLabCanvas.tsx at 11,240 lines.</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Backend</w:t>
            </w:r>
          </w:p>
        </w:tc>
        <w:tc>
          <w:tcPr>
            <w:tcW w:type="dxa" w:w="7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~160 Next.js API routes (Node runtime). Business logic concentrated in lib/server - notably userStore.ts (9,937 lines) plus ~56 domain persistence modules.</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Database</w:t>
            </w:r>
          </w:p>
        </w:tc>
        <w:tc>
          <w:tcPr>
            <w:tcW w:type="dxa" w:w="7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Custom dual-provider layer: local SQLite (experimental synchronous node:sqlite) and production Postgres. Core storage is ONE JSON snapshot row (app_state) plus partially migrated normalized tables: auth_users and related, practice_attempts, mistake_book_items, and 22 read-only projection_* tables re-synced on every write.</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Authentication</w:t>
            </w:r>
          </w:p>
        </w:tc>
        <w:tc>
          <w:tcPr>
            <w:tcW w:type="dxa" w:w="7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Custom but competent: PBKDF2-SHA512 (120k iterations) password hashing; HMAC-signed stateless session cookie (httpOnly, SameSite=Lax, 7-day expiry); middleware for pages; per-route role guards for APIs; roles student/teacher/parent/admin.</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AI stack</w:t>
            </w:r>
          </w:p>
        </w:tc>
        <w:tc>
          <w:tcPr>
            <w:tcW w:type="dxa" w:w="7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Providers: Qwen/DashScope, DeepSeek, EduHK, SimpleTex/Mathpix OCR, Resend email, optional xAPI LRS. AI tutor with rate/token budgets; an AI-governance audit module; adaptive engine with knowledge components, skill states, rule-based candidates and LLM-validated recommendations.</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Content</w:t>
            </w:r>
          </w:p>
        </w:tc>
        <w:tc>
          <w:tcPr>
            <w:tcW w:type="dxa" w:w="7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~91 MB of curriculum and question-bank data as TypeScript modules in data/, produced by ~75 Python/Node manifest ('RAG') scripts covering HK, mainland (PEP/BNU/HJB), and US tracks.</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Hosting / deploy</w:t>
            </w:r>
          </w:p>
        </w:tc>
        <w:tc>
          <w:tcPr>
            <w:tcW w:type="dxa" w:w="7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Vercel. Custom deploy scripts with environment preflight guards; 'staging' is a script-prepared copy, not a separate environment. GitHub Actions CI exists but the push job only runs npm install.</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Testing</w:t>
            </w:r>
          </w:p>
        </w:tc>
        <w:tc>
          <w:tcPr>
            <w:tcW w:type="dxa" w:w="7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del w:id="19" w:author="Codex" w:date="2026-07-06T06:19:37Z">
              <w:r>
                <w:delText>109 unit-test files (node:test via a bespoke tsc-to-.tmp compile pipeline) and 60 Playwright e2e specs (desktop + mobile). Not run automatically.</w:delText>
              </w:r>
            </w:del>
            <w:ins w:id="20" w:author="Codex" w:date="2026-07-06T06:19:37Z">
              <w:r>
                <w:t>Sizable node:test suite (current common tracked test-file count: 79; dirty tree contains additional untracked tests) and 60 Playwright e2e specs (desktop + mobile). Not run automatically.</w:t>
              </w:r>
            </w:ins>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Observability</w:t>
            </w:r>
          </w:p>
        </w:tc>
        <w:tc>
          <w:tcPr>
            <w:tcW w:type="dxa" w:w="7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del w:id="21" w:author="Codex" w:date="2026-07-06T06:19:37Z">
              <w:r>
                <w:delText>None beyond Vercel defaults: no error tracker, no structured logs, no alerting; 62 scattered console statements.</w:delText>
              </w:r>
            </w:del>
            <w:ins w:id="22" w:author="Codex" w:date="2026-07-06T06:19:37Z">
              <w:r>
                <w:t>Vercel Analytics is mounted, but no app-level error tracker, structured logs, or alerting were found; current non-test app/components/lib console.* count is 65.</w:t>
              </w:r>
            </w:ins>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Dev workflow</w:t>
            </w:r>
          </w:p>
        </w:tc>
        <w:tc>
          <w:tcPr>
            <w:tcW w:type="dxa" w:w="7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del w:id="23" w:author="Codex" w:date="2026-07-06T06:19:37Z">
              <w:r>
                <w:delText>Up to 25 parallel AI (Codex) agents coordinated through a 60 KB AGENTS.md and a coordination/ directory; 41 codex/* branches; 7,786 tracked files including QA evidence and video plans; owner integrates on main.</w:delText>
              </w:r>
            </w:del>
            <w:ins w:id="24" w:author="Codex" w:date="2026-07-06T06:19:37Z">
              <w:r>
                <w:t>Up to 25 parallel AI (Codex) agents coordinated through a 60 KB AGENTS.md and a coordination/ directory; 39 codex/* branches in the current checkout; 7,786 tracked files including QA evidence and video plans; owner integrates on main.</w:t>
              </w:r>
            </w:ins>
          </w:p>
        </w:tc>
      </w:tr>
    </w:tbl>
    <w:p>
      <w:pPr>
        <w:pStyle w:val="Heading2"/>
      </w:pPr>
      <w:r>
        <w:t xml:space="preserve">B.2 Maturity assessment</w:t>
      </w:r>
    </w:p>
    <w:p>
      <w:pPr>
        <w:pStyle w:val="ListParagraph"/>
        <w:numPr>
          <w:ilvl w:val="0"/>
          <w:numId w:val="2"/>
        </w:numPr>
        <w:spacing w:after="60"/>
      </w:pPr>
      <w:r>
        <w:rPr>
          <w:rFonts w:ascii="Arial" w:cs="Arial" w:eastAsia="Arial" w:hAnsi="Arial"/>
          <w:b/>
          <w:bCs/>
          <w:sz w:val="22"/>
          <w:szCs w:val="22"/>
        </w:rPr>
        <w:t xml:space="preserve">Code quality: </w:t>
      </w:r>
      <w:r>
        <w:rPr>
          <w:rFonts w:ascii="Arial" w:cs="Arial" w:eastAsia="Arial" w:hAnsi="Arial"/>
          <w:sz w:val="22"/>
          <w:szCs w:val="22"/>
        </w:rPr>
        <w:t xml:space="preserve">surprisingly disciplined - TypeScript strict mode is on and only ~11 explicit 'any' types exist in non-test app code. The problems are structural (god files, a monolithic store, no linting), not sloppy code.</w:t>
      </w:r>
    </w:p>
    <w:p>
      <w:pPr>
        <w:pStyle w:val="ListParagraph"/>
        <w:numPr>
          <w:ilvl w:val="0"/>
          <w:numId w:val="2"/>
        </w:numPr>
        <w:spacing w:after="60"/>
      </w:pPr>
      <w:r>
        <w:rPr>
          <w:rFonts w:ascii="Arial" w:cs="Arial" w:eastAsia="Arial" w:hAnsi="Arial"/>
          <w:b/>
          <w:bCs/>
          <w:sz w:val="22"/>
          <w:szCs w:val="22"/>
        </w:rPr>
        <w:t xml:space="preserve">Product modeling: </w:t>
      </w:r>
      <w:r>
        <w:rPr>
          <w:rFonts w:ascii="Arial" w:cs="Arial" w:eastAsia="Arial" w:hAnsi="Arial"/>
          <w:sz w:val="22"/>
          <w:szCs w:val="22"/>
        </w:rPr>
        <w:t xml:space="preserve">student, teacher, parent, and admin domains - classes, assignments, submissions, assessments, gamification, forum, messaging - are explicitly modeled with typed contracts. Unusually complete for an MVP; but nearly all of it funnels through the single store module and the JSON payload.</w:t>
      </w:r>
    </w:p>
    <w:p>
      <w:pPr>
        <w:pStyle w:val="ListParagraph"/>
        <w:numPr>
          <w:ilvl w:val="0"/>
          <w:numId w:val="2"/>
        </w:numPr>
        <w:spacing w:after="60"/>
      </w:pPr>
      <w:r>
        <w:rPr>
          <w:rFonts w:ascii="Arial" w:cs="Arial" w:eastAsia="Arial" w:hAnsi="Arial"/>
          <w:b/>
          <w:bCs/>
          <w:sz w:val="22"/>
          <w:szCs w:val="22"/>
        </w:rPr>
        <w:t xml:space="preserve">Operations maturity: low. </w:t>
      </w:r>
      <w:r>
        <w:rPr>
          <w:rFonts w:ascii="Arial" w:cs="Arial" w:eastAsia="Arial" w:hAnsi="Arial"/>
          <w:sz w:val="22"/>
          <w:szCs w:val="22"/>
        </w:rPr>
        <w:t xml:space="preserve">No gated CI, no migrations, unverified backups, no monitoring, secrets on disk. This is where the 'junior + AI agents' workflow shows most.</w:t>
      </w:r>
    </w:p>
    <w:p>
      <w:pPr>
        <w:pStyle w:val="ListParagraph"/>
        <w:numPr>
          <w:ilvl w:val="0"/>
          <w:numId w:val="2"/>
        </w:numPr>
        <w:spacing w:after="60"/>
      </w:pPr>
      <w:r>
        <w:rPr>
          <w:rFonts w:ascii="Arial" w:cs="Arial" w:eastAsia="Arial" w:hAnsi="Arial"/>
          <w:b/>
          <w:bCs/>
          <w:sz w:val="22"/>
          <w:szCs w:val="22"/>
        </w:rPr>
        <w:t xml:space="preserve">Documentation: </w:t>
      </w:r>
      <w:r>
        <w:rPr>
          <w:rFonts w:ascii="Arial" w:cs="Arial" w:eastAsia="Arial" w:hAnsi="Arial"/>
          <w:sz w:val="22"/>
          <w:szCs w:val="22"/>
        </w:rPr>
        <w:t xml:space="preserve">README still describes the project as 'HK Math Lab Template' (the live site's meta description does too); AGENTS.md is rich but written for AI agents, not human onboarding; no architecture document reflects the real storage design.</w:t>
      </w:r>
    </w:p>
    <w:p>
      <w:pPr>
        <w:spacing w:after="120"/>
      </w:pPr>
      <w:r>
        <w:rPr>
          <w:rFonts w:ascii="Arial" w:cs="Arial" w:eastAsia="Arial" w:hAnsi="Arial"/>
          <w:b/>
          <w:bCs/>
          <w:i/>
          <w:iCs/>
          <w:sz w:val="22"/>
          <w:szCs w:val="22"/>
        </w:rPr>
        <w:t xml:space="preserve">Assumptions (unverified): </w:t>
      </w:r>
      <w:r>
        <w:rPr>
          <w:rFonts w:ascii="Arial" w:cs="Arial" w:eastAsia="Arial" w:hAnsi="Arial"/>
          <w:i/>
          <w:iCs/>
          <w:sz w:val="22"/>
          <w:szCs w:val="22"/>
        </w:rPr>
        <w:t xml:space="preserve">production uses the Postgres provider (the registration route refuses real signups on Vercel without durable Postgres, which implies it is configured); real-user volume is currently small; no confirmed automated database backups; Vercel plan and limits unknown.</w:t>
      </w:r>
    </w:p>
    <w:p>
      <w:pPr>
        <w:pStyle w:val="Heading1"/>
        <w:pageBreakBefore/>
      </w:pPr>
      <w:r>
        <w:t xml:space="preserve">C. Major Issues</w:t>
      </w:r>
    </w:p>
    <w:p>
      <w:pPr>
        <w:spacing w:after="120"/>
      </w:pPr>
      <w:r>
        <w:rPr>
          <w:rFonts w:ascii="Arial" w:cs="Arial" w:eastAsia="Arial" w:hAnsi="Arial"/>
          <w:sz w:val="22"/>
          <w:szCs w:val="22"/>
        </w:rPr>
        <w:t xml:space="preserve">Eighteen issues, ranked by severity then urgency. Full detail for every issue (evidence, why it matters, risk, fix, related tickets) is in the Excel register (sheet 'Issues Register'). The five Critical issues are detailed after the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950"/>
        <w:gridCol w:w="700"/>
        <w:gridCol w:w="1300"/>
        <w:gridCol w:w="1076"/>
      </w:tblGrid>
      <w:tr>
        <w:trPr>
          <w:tblHeader/>
        </w:trPr>
        <w:tc>
          <w:tcPr>
            <w:tcW w:type="dxa" w:w="8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ID</w:t>
            </w:r>
          </w:p>
        </w:tc>
        <w:tc>
          <w:tcPr>
            <w:tcW w:type="dxa" w:w="42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Issue</w:t>
            </w:r>
          </w:p>
        </w:tc>
        <w:tc>
          <w:tcPr>
            <w:tcW w:type="dxa" w:w="95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Severity</w:t>
            </w:r>
          </w:p>
        </w:tc>
        <w:tc>
          <w:tcPr>
            <w:tcW w:type="dxa" w:w="7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Effort</w:t>
            </w:r>
          </w:p>
        </w:tc>
        <w:tc>
          <w:tcPr>
            <w:tcW w:type="dxa" w:w="13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Owner</w:t>
            </w:r>
          </w:p>
        </w:tc>
        <w:tc>
          <w:tcPr>
            <w:tcW w:type="dxa" w:w="1076"/>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Priority</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ISS-01</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del w:id="25" w:author="Codex" w:date="2026-07-06T06:19:37Z">
              <w:r>
                <w:delText>Entire platform state stored as a single JSON blob (app_state row); every write locks and rewrites everything</w:delText>
              </w:r>
            </w:del>
            <w:ins w:id="26" w:author="Codex" w:date="2026-07-06T06:19:37Z">
              <w:r>
                <w:t>Core compatibility-store state remains a single JSON blob (app_state row); most legacy mutations lock and rewrite the snapshot, while selected hot paths are normalized/fast-path</w:t>
              </w:r>
            </w:ins>
          </w:p>
        </w:tc>
        <w:tc>
          <w:tcPr>
            <w:tcW w:type="dxa" w:w="95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jc w:val="center"/>
            </w:pPr>
            <w:r>
              <w:rPr>
                <w:rFonts w:ascii="Arial" w:cs="Arial" w:eastAsia="Arial" w:hAnsi="Arial"/>
                <w:sz w:val="18"/>
                <w:szCs w:val="18"/>
              </w:rPr>
              <w:t xml:space="preserve">Critical</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L</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Senior + junior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Months 1-3 (top)</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ISS-02</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No database migration framework or schema versioning</w:t>
            </w:r>
          </w:p>
        </w:tc>
        <w:tc>
          <w:tcPr>
            <w:tcW w:type="dxa" w:w="95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jc w:val="center"/>
            </w:pPr>
            <w:r>
              <w:rPr>
                <w:rFonts w:ascii="Arial" w:cs="Arial" w:eastAsia="Arial" w:hAnsi="Arial"/>
                <w:sz w:val="18"/>
                <w:szCs w:val="18"/>
              </w:rPr>
              <w:t xml:space="preserve">Critical</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Weeks 3-4</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ISS-03</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Backups and restore untested / not configured</w:t>
            </w:r>
          </w:p>
        </w:tc>
        <w:tc>
          <w:tcPr>
            <w:tcW w:type="dxa" w:w="95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jc w:val="center"/>
            </w:pPr>
            <w:r>
              <w:rPr>
                <w:rFonts w:ascii="Arial" w:cs="Arial" w:eastAsia="Arial" w:hAnsi="Arial"/>
                <w:sz w:val="18"/>
                <w:szCs w:val="18"/>
              </w:rPr>
              <w:t xml:space="preserve">Critical</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S</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DevOps / junior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Week 1</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ISS-04</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CI gates nothing - push workflow only runs npm install</w:t>
            </w:r>
          </w:p>
        </w:tc>
        <w:tc>
          <w:tcPr>
            <w:tcW w:type="dxa" w:w="95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jc w:val="center"/>
            </w:pPr>
            <w:r>
              <w:rPr>
                <w:rFonts w:ascii="Arial" w:cs="Arial" w:eastAsia="Arial" w:hAnsi="Arial"/>
                <w:sz w:val="18"/>
                <w:szCs w:val="18"/>
              </w:rPr>
              <w:t xml:space="preserve">Critical</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S</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Junior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Week 1</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ISS-05</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No privacy baseline for a platform handling minors' data</w:t>
            </w:r>
          </w:p>
        </w:tc>
        <w:tc>
          <w:tcPr>
            <w:tcW w:type="dxa" w:w="95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jc w:val="center"/>
            </w:pPr>
            <w:r>
              <w:rPr>
                <w:rFonts w:ascii="Arial" w:cs="Arial" w:eastAsia="Arial" w:hAnsi="Arial"/>
                <w:sz w:val="18"/>
                <w:szCs w:val="18"/>
              </w:rPr>
              <w:t xml:space="preserve">Critical</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Owner + senior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Before real users</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ISS-06</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Sessions cannot be revoked (stateless 7-day tokens)</w:t>
            </w:r>
          </w:p>
        </w:tc>
        <w:tc>
          <w:tcPr>
            <w:tcW w:type="dxa" w:w="95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High</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Junior + review</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Month 2</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ISS-07</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Anyone can self-register as teacher (and parent)</w:t>
            </w:r>
          </w:p>
        </w:tc>
        <w:tc>
          <w:tcPr>
            <w:tcW w:type="dxa" w:w="95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High</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S-M</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Junior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Weeks 1-2</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ISS-08</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Rate limiting is in-memory per serverless instance (ineffective in production)</w:t>
            </w:r>
          </w:p>
        </w:tc>
        <w:tc>
          <w:tcPr>
            <w:tcW w:type="dxa" w:w="95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High</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S-M</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Junior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Weeks 1-2</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ISS-09</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No error tracking, alerting, or structured logging</w:t>
            </w:r>
          </w:p>
        </w:tc>
        <w:tc>
          <w:tcPr>
            <w:tcW w:type="dxa" w:w="95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High</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S</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Junior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Week 1</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ISS-10</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God modules: userStore.ts 9,937 lines; ThreeDLabCanvas.tsx 11,240 lines; one route 2,865 lines</w:t>
            </w:r>
          </w:p>
        </w:tc>
        <w:tc>
          <w:tcPr>
            <w:tcW w:type="dxa" w:w="95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High</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L</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Senior guides</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Months 2-3</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ISS-11</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Inconsistent API validation and error handling (7 of ~160 routes use shared boundary)</w:t>
            </w:r>
          </w:p>
        </w:tc>
        <w:tc>
          <w:tcPr>
            <w:tcW w:type="dxa" w:w="95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High</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Junior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Weeks 3-8</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ISS-12</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Secrets on disk in an AI-agent working tree ('All API Keys.docx', .env.local)</w:t>
            </w:r>
          </w:p>
        </w:tc>
        <w:tc>
          <w:tcPr>
            <w:tcW w:type="dxa" w:w="95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High</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S</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Owner + junior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Week 1</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ISS-13</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Deploy/rollback data hazard from write-on-read state normalization</w:t>
            </w:r>
          </w:p>
        </w:tc>
        <w:tc>
          <w:tcPr>
            <w:tcW w:type="dxa" w:w="95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High</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Month 2</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ISS-14</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No lint/format toolchain; bespoke fragile test pipeline</w:t>
            </w:r>
          </w:p>
        </w:tc>
        <w:tc>
          <w:tcPr>
            <w:tcW w:type="dxa" w:w="95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spacing w:after="0"/>
              <w:jc w:val="center"/>
            </w:pPr>
            <w:r>
              <w:rPr>
                <w:rFonts w:ascii="Arial" w:cs="Arial" w:eastAsia="Arial" w:hAnsi="Arial"/>
                <w:sz w:val="18"/>
                <w:szCs w:val="18"/>
              </w:rPr>
              <w:t xml:space="preserve">Medium</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Junior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Month 2</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ISS-15</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Frontend bundle weight; zero route error boundaries</w:t>
            </w:r>
          </w:p>
        </w:tc>
        <w:tc>
          <w:tcPr>
            <w:tcW w:type="dxa" w:w="95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spacing w:after="0"/>
              <w:jc w:val="center"/>
            </w:pPr>
            <w:r>
              <w:rPr>
                <w:rFonts w:ascii="Arial" w:cs="Arial" w:eastAsia="Arial" w:hAnsi="Arial"/>
                <w:sz w:val="18"/>
                <w:szCs w:val="18"/>
              </w:rPr>
              <w:t xml:space="preserve">Medium</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Junior + designer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Month 2</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ISS-16</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del w:id="29" w:author="Codex" w:date="2026-07-06T06:22:58Z">
              <w:r>
                <w:delText>Repo hygiene and documentation drift (7,786 tracked files; 41 stale branches; README says 'template')</w:delText>
              </w:r>
            </w:del>
            <w:ins w:id="30" w:author="Codex" w:date="2026-07-06T06:22:58Z">
              <w:r>
                <w:t>Repo hygiene and documentation drift (7,786 tracked files; 39 codex/* branches in the current checkout; README says 'template')</w:t>
              </w:r>
            </w:ins>
          </w:p>
        </w:tc>
        <w:tc>
          <w:tcPr>
            <w:tcW w:type="dxa" w:w="95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spacing w:after="0"/>
              <w:jc w:val="center"/>
            </w:pPr>
            <w:r>
              <w:rPr>
                <w:rFonts w:ascii="Arial" w:cs="Arial" w:eastAsia="Arial" w:hAnsi="Arial"/>
                <w:sz w:val="18"/>
                <w:szCs w:val="18"/>
              </w:rPr>
              <w:t xml:space="preserve">Medium</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Junior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Weeks 3-4</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ISS-17</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Experimental synchronous node:sqlite in request path; Node version unpinned</w:t>
            </w:r>
          </w:p>
        </w:tc>
        <w:tc>
          <w:tcPr>
            <w:tcW w:type="dxa" w:w="95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spacing w:after="0"/>
              <w:jc w:val="center"/>
            </w:pPr>
            <w:r>
              <w:rPr>
                <w:rFonts w:ascii="Arial" w:cs="Arial" w:eastAsia="Arial" w:hAnsi="Arial"/>
                <w:sz w:val="18"/>
                <w:szCs w:val="18"/>
              </w:rPr>
              <w:t xml:space="preserve">Medium</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S</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Junior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Weeks 3-4</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ISS-18</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CSRF protection relies solely on SameSite=Lax</w:t>
            </w:r>
          </w:p>
        </w:tc>
        <w:tc>
          <w:tcPr>
            <w:tcW w:type="dxa" w:w="95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spacing w:after="0"/>
              <w:jc w:val="center"/>
            </w:pPr>
            <w:r>
              <w:rPr>
                <w:rFonts w:ascii="Arial" w:cs="Arial" w:eastAsia="Arial" w:hAnsi="Arial"/>
                <w:sz w:val="18"/>
                <w:szCs w:val="18"/>
              </w:rPr>
              <w:t xml:space="preserve">Medium</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S</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Junior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Month 2</w:t>
            </w:r>
          </w:p>
        </w:tc>
      </w:tr>
    </w:tbl>
    <w:p>
      <w:pPr>
        <w:spacing w:after="120"/>
      </w:pPr>
      <w:r>
        <w:rPr>
          <w:rFonts w:ascii="Arial" w:cs="Arial" w:eastAsia="Arial" w:hAnsi="Arial"/>
          <w:sz w:val="22"/>
          <w:szCs w:val="22"/>
        </w:rPr>
        <w:t xml:space="preserve"/>
      </w:r>
    </w:p>
    <w:p>
      <w:pPr>
        <w:pStyle w:val="Heading2"/>
      </w:pPr>
      <w:r>
        <w:t xml:space="preserve">C.1 Critical issues in detail</w:t>
      </w:r>
    </w:p>
    <w:p>
      <w:pPr>
        <w:pStyle w:val="Heading3"/>
      </w:pPr>
      <w:r>
        <w:t xml:space="preserve">ISS-01 - The single-JSON-blob datastore (Critical)</w:t>
      </w:r>
    </w:p>
    <w:p>
      <w:pPr>
        <w:spacing w:after="120"/>
      </w:pPr>
      <w:r>
        <w:rPr>
          <w:rFonts w:ascii="Arial" w:cs="Arial" w:eastAsia="Arial" w:hAnsi="Arial"/>
          <w:sz w:val="22"/>
          <w:szCs w:val="22"/>
        </w:rPr>
        <w:t>Evidence: lib/server/userStore.ts serializes nearly all platform data (users, classes, assignments, submissions, messages, progress, gamification) into one JSON document stored in a single row of an app_state table. </w:t>
      </w:r>
      <w:del w:id="17" w:author="Codex" w:date="2026-07-06T06:19:37Z">
        <w:r>
          <w:delText>Every mutation opens a transaction, locks that row (SELECT ... FOR UPDATE), re-parses the whole document, applies the change in JavaScript, writes the entire document back, and re-syncs 22 projection tables plus hot-auth tables. The local development copy of this blob is 77 MB (plus a 117 MB write-ahead log).</w:delText>
        </w:r>
      </w:del>
      <w:ins w:id="18" w:author="Codex" w:date="2026-07-06T06:19:37Z">
        <w:r>
          <w:t>Most compatibility-store mutations open a transaction, lock that row (SELECT ... FOR UPDATE), re-parse the document, apply the change in JavaScript, write the snapshot back, and re-sync projection/hot-auth tables. Codex verified the locking/write pattern, but did not reverify the local 77 MB blob-size observation.</w:t>
        </w:r>
      </w:ins>
    </w:p>
    <w:p>
      <w:pPr>
        <w:spacing w:after="120"/>
      </w:pPr>
      <w:r>
        <w:rPr>
          <w:rFonts w:ascii="Arial" w:cs="Arial" w:eastAsia="Arial" w:hAnsi="Arial"/>
          <w:sz w:val="22"/>
          <w:szCs w:val="22"/>
        </w:rPr>
        <w:t xml:space="preserve">Why it matters: the row lock serializes every write on the platform - two students answering questions at the same time queue behind each other. Every API read in Postgres mode downloads the full platform state. Latency, memory use, and database bandwidth grow with total platform data, not with the size of the request.</w:t>
      </w:r>
    </w:p>
    <w:p>
      <w:pPr>
        <w:spacing w:after="120"/>
      </w:pPr>
      <w:r>
        <w:rPr>
          <w:rFonts w:ascii="Arial" w:cs="Arial" w:eastAsia="Arial" w:hAnsi="Arial"/>
          <w:sz w:val="22"/>
          <w:szCs w:val="22"/>
        </w:rPr>
        <w:t xml:space="preserve">Risk if ignored: the first real classroom (30 students clicking simultaneously) can produce timeouts and lock contention; one bad write or normalization bug corrupts every user's data at once; serverless memory limits will eventually be exceeded, taking the whole site down.</w:t>
      </w:r>
    </w:p>
    <w:p>
      <w:pPr>
        <w:spacing w:after="120"/>
      </w:pPr>
      <w:r>
        <w:rPr>
          <w:rFonts w:ascii="Arial" w:cs="Arial" w:eastAsia="Arial" w:hAnsi="Arial"/>
          <w:sz w:val="22"/>
          <w:szCs w:val="22"/>
        </w:rPr>
        <w:t xml:space="preserve">Recommended fix: freeze the blob immediately (no new data may be added to it - ADR + review checklist), then migrate domain by domain to normalized tables using the dual-write / backfill / parity-check / cutover recipe that this codebase has already proven with its hot-auth tables and the practice_attempts fast path. Effort: Large, spread over months 1-3. Owner: senior engineer designs each wave; junior developer executes.</w:t>
      </w:r>
    </w:p>
    <w:p>
      <w:pPr>
        <w:pStyle w:val="Heading3"/>
      </w:pPr>
      <w:r>
        <w:t xml:space="preserve">ISS-02 - No migration framework (Critical)</w:t>
      </w:r>
    </w:p>
    <w:p>
      <w:pPr>
        <w:spacing w:after="120"/>
      </w:pPr>
      <w:r>
        <w:rPr>
          <w:rFonts w:ascii="Arial" w:cs="Arial" w:eastAsia="Arial" w:hAnsi="Arial"/>
          <w:sz w:val="22"/>
          <w:szCs w:val="22"/>
        </w:rPr>
        <w:t xml:space="preserve">Evidence: there is no migrations directory; tables are created and altered at runtime via CREATE TABLE IF NOT EXISTS and ad hoc ALTER TABLE statements inside the store; the schemaVersion constant is fixed at 1.</w:t>
      </w:r>
    </w:p>
    <w:p>
      <w:pPr>
        <w:spacing w:after="120"/>
      </w:pPr>
      <w:r>
        <w:rPr>
          <w:rFonts w:ascii="Arial" w:cs="Arial" w:eastAsia="Arial" w:hAnsi="Arial"/>
          <w:sz w:val="22"/>
          <w:szCs w:val="22"/>
        </w:rPr>
        <w:t xml:space="preserve">Why it matters: schema changes are invisible, unrepeatable, and cannot be rolled back; staging and production can silently diverge.</w:t>
      </w:r>
    </w:p>
    <w:p>
      <w:pPr>
        <w:spacing w:after="120"/>
      </w:pPr>
      <w:r>
        <w:rPr>
          <w:rFonts w:ascii="Arial" w:cs="Arial" w:eastAsia="Arial" w:hAnsi="Arial"/>
          <w:sz w:val="22"/>
          <w:szCs w:val="22"/>
        </w:rPr>
        <w:t xml:space="preserve">Risk if ignored: a failed deploy mid-change leaves production in an unknown state with no down-path; every future data change becomes riskier.</w:t>
      </w:r>
    </w:p>
    <w:p>
      <w:pPr>
        <w:spacing w:after="120"/>
      </w:pPr>
      <w:r>
        <w:rPr>
          <w:rFonts w:ascii="Arial" w:cs="Arial" w:eastAsia="Arial" w:hAnsi="Arial"/>
          <w:sz w:val="22"/>
          <w:szCs w:val="22"/>
        </w:rPr>
        <w:t xml:space="preserve">Recommended fix: adopt node-pg-migrate or drizzle-kit, baseline the current schema, and make migrations an explicit deploy step. Effort: Medium. Owner: senior sets up, junior follows the pattern. Priority: weeks 3-4.</w:t>
      </w:r>
    </w:p>
    <w:p>
      <w:pPr>
        <w:pStyle w:val="Heading3"/>
      </w:pPr>
      <w:r>
        <w:t xml:space="preserve">ISS-03 - Unverified backups (Critical)</w:t>
      </w:r>
    </w:p>
    <w:p>
      <w:pPr>
        <w:spacing w:after="120"/>
      </w:pPr>
      <w:r>
        <w:rPr>
          <w:rFonts w:ascii="Arial" w:cs="Arial" w:eastAsia="Arial" w:hAnsi="Arial"/>
          <w:sz w:val="22"/>
          <w:szCs w:val="22"/>
        </w:rPr>
        <w:t xml:space="preserve">Evidence: no backup automation exists in the repository; there is one snapshot-merge script and an admin JSON export endpoint; the production database provider's backup status could not be verified from the repo.</w:t>
      </w:r>
    </w:p>
    <w:p>
      <w:pPr>
        <w:spacing w:after="120"/>
      </w:pPr>
      <w:r>
        <w:rPr>
          <w:rFonts w:ascii="Arial" w:cs="Arial" w:eastAsia="Arial" w:hAnsi="Arial"/>
          <w:sz w:val="22"/>
          <w:szCs w:val="22"/>
        </w:rPr>
        <w:t xml:space="preserve">Why it matters: student learning records are irreplaceable, and the blob design concentrates all of them in one fragile place.</w:t>
      </w:r>
    </w:p>
    <w:p>
      <w:pPr>
        <w:spacing w:after="120"/>
      </w:pPr>
      <w:r>
        <w:rPr>
          <w:rFonts w:ascii="Arial" w:cs="Arial" w:eastAsia="Arial" w:hAnsi="Arial"/>
          <w:sz w:val="22"/>
          <w:szCs w:val="22"/>
        </w:rPr>
        <w:t xml:space="preserve">Risk if ignored: any incident - bad deploy, provider failure, operator mistake, malicious action - means permanent loss of all user data.</w:t>
      </w:r>
    </w:p>
    <w:p>
      <w:pPr>
        <w:spacing w:after="120"/>
      </w:pPr>
      <w:r>
        <w:rPr>
          <w:rFonts w:ascii="Arial" w:cs="Arial" w:eastAsia="Arial" w:hAnsi="Arial"/>
          <w:sz w:val="22"/>
          <w:szCs w:val="22"/>
        </w:rPr>
        <w:t xml:space="preserve">Recommended fix: enable provider-level PITR/daily dumps, run a scripted restore drill to a scratch database, and document RPO (max 24h) and RTO (max 4h). Effort: Small. Owner: DevOps hat (junior can do this). Priority: week 1.</w:t>
      </w:r>
    </w:p>
    <w:p>
      <w:pPr>
        <w:pStyle w:val="Heading3"/>
      </w:pPr>
      <w:r>
        <w:t xml:space="preserve">ISS-04 - CI gates nothing (Critical)</w:t>
      </w:r>
    </w:p>
    <w:p>
      <w:pPr>
        <w:spacing w:after="120"/>
      </w:pPr>
      <w:r>
        <w:rPr>
          <w:rFonts w:ascii="Arial" w:cs="Arial" w:eastAsia="Arial" w:hAnsi="Arial"/>
          <w:sz w:val="22"/>
          <w:szCs w:val="22"/>
        </w:rPr>
        <w:t>Evidence: .github/workflows/ci.yml runs only checkout + npm install on push; type-check, tests, and build run only when manually dispatched with a flag. </w:t>
      </w:r>
      <w:del w:id="7" w:author="Codex" w:date="2026-07-06T06:18:44Z">
        <w:r>
          <w:delText>Meanwhile the repo contains 109 unit-test files and 60 Playwright e2e specs.</w:delText>
        </w:r>
      </w:del>
      <w:ins w:id="8" w:author="Codex" w:date="2026-07-06T06:18:44Z">
        <w:r>
          <w:t>Meanwhile the repo contains a sizable tracked test suite (current common tracked test-file count: 79) and 60 Playwright e2e specs.</w:t>
        </w:r>
      </w:ins>
    </w:p>
    <w:p>
      <w:pPr>
        <w:spacing w:after="120"/>
      </w:pPr>
      <w:r>
        <w:rPr>
          <w:rFonts w:ascii="Arial" w:cs="Arial" w:eastAsia="Arial" w:hAnsi="Arial"/>
          <w:sz w:val="22"/>
          <w:szCs w:val="22"/>
        </w:rPr>
        <w:t xml:space="preserve">Why it matters: the safety harness exists but is disconnected; with up to 25 AI agents generating code in parallel, ungated merges are how regressions reach students.</w:t>
      </w:r>
    </w:p>
    <w:p>
      <w:pPr>
        <w:spacing w:after="120"/>
      </w:pPr>
      <w:r>
        <w:rPr>
          <w:rFonts w:ascii="Arial" w:cs="Arial" w:eastAsia="Arial" w:hAnsi="Arial"/>
          <w:sz w:val="22"/>
          <w:szCs w:val="22"/>
        </w:rPr>
        <w:t xml:space="preserve">Risk if ignored: silent breakage of login, attempts, or grading ships to production; the test suite rots because nothing enforces it.</w:t>
      </w:r>
    </w:p>
    <w:p>
      <w:pPr>
        <w:spacing w:after="120"/>
      </w:pPr>
      <w:r>
        <w:rPr>
          <w:rFonts w:ascii="Arial" w:cs="Arial" w:eastAsia="Arial" w:hAnsi="Arial"/>
          <w:sz w:val="22"/>
          <w:szCs w:val="22"/>
        </w:rPr>
        <w:t xml:space="preserve">Recommended fix: run type-check + unit tests + production build on every push and PR; protect main; make the production deploy script refuse a non-green main. Effort: Small. Owner: junior. Priority: week 1.</w:t>
      </w:r>
    </w:p>
    <w:p>
      <w:pPr>
        <w:pStyle w:val="Heading3"/>
      </w:pPr>
      <w:r>
        <w:t xml:space="preserve">ISS-05 - Missing privacy baseline for minors (Critical)</w:t>
      </w:r>
    </w:p>
    <w:p>
      <w:pPr>
        <w:spacing w:after="120"/>
      </w:pPr>
      <w:r>
        <w:rPr>
          <w:rFonts w:ascii="Arial" w:cs="Arial" w:eastAsia="Arial" w:hAnsi="Arial"/>
          <w:sz w:val="22"/>
          <w:szCs w:val="22"/>
        </w:rPr>
        <w:t xml:space="preserve">Evidence: no privacy policy or consent flow exists in the app; student context (names, attempt history, photos of written work, voice audio) flows to third-party AI providers (Qwen/DashScope, DeepSeek, EduHK, SimpleTex, Mathpix); an optional xAPI LRS can export learning records externally; the product targets Hong Kong, mainland China, and US curricula, implying PDPO, PIPL, and COPPA/FERPA exposure respectively.</w:t>
      </w:r>
    </w:p>
    <w:p>
      <w:pPr>
        <w:spacing w:after="120"/>
      </w:pPr>
      <w:r>
        <w:rPr>
          <w:rFonts w:ascii="Arial" w:cs="Arial" w:eastAsia="Arial" w:hAnsi="Arial"/>
          <w:sz w:val="22"/>
          <w:szCs w:val="22"/>
        </w:rPr>
        <w:t xml:space="preserve">Why it matters: this is an education platform for children; schools and parents will (rightly) ask these questions before any pilot, and regulators treat minors' data strictly in all three regions.</w:t>
      </w:r>
    </w:p>
    <w:p>
      <w:pPr>
        <w:spacing w:after="120"/>
      </w:pPr>
      <w:r>
        <w:rPr>
          <w:rFonts w:ascii="Arial" w:cs="Arial" w:eastAsia="Arial" w:hAnsi="Arial"/>
          <w:sz w:val="22"/>
          <w:szCs w:val="22"/>
        </w:rPr>
        <w:t xml:space="preserve">Risk if ignored: legal exposure, and a single parent complaint or school data-protection review can end a pilot and the project's reputation.</w:t>
      </w:r>
    </w:p>
    <w:p>
      <w:pPr>
        <w:spacing w:after="120"/>
      </w:pPr>
      <w:r>
        <w:rPr>
          <w:rFonts w:ascii="Arial" w:cs="Arial" w:eastAsia="Arial" w:hAnsi="Arial"/>
          <w:sz w:val="22"/>
          <w:szCs w:val="22"/>
        </w:rPr>
        <w:t>Recommended fix (minimum pack): privacy policy + terms linked at registration; consent capture; a data-flow map of what goes to which provider and why; provider terms/DPA review; </w:t>
      </w:r>
      <w:del w:id="9" w:author="Codex" w:date="2026-07-06T06:18:44Z">
        <w:r>
          <w:delText>an account deletion/export path</w:delText>
        </w:r>
      </w:del>
      <w:ins w:id="10" w:author="Codex" w:date="2026-07-06T06:18:44Z">
        <w:r>
          <w:t>a complete user-facing account deletion/export path (partial admin export and teacher deletion-request workflows exist)</w:t>
        </w:r>
      </w:ins>
      <w:r>
        <w:rPr>
          <w:rFonts w:ascii="Arial" w:cs="Arial" w:eastAsia="Arial" w:hAnsi="Arial"/>
          <w:sz w:val="22"/>
          <w:szCs w:val="22"/>
        </w:rPr>
        <w:t>; data minimization in LLM prompts; verify media retention/encryption settings are actually enabled in production. Effort: Medium. Owner: product owner + senior. Priority: start month 1, complete before real users.</w:t>
      </w:r>
    </w:p>
    <w:p>
      <w:pPr>
        <w:pStyle w:val="Heading2"/>
      </w:pPr>
      <w:r>
        <w:t xml:space="preserve">C.2 What is already good (preserve it)</w:t>
      </w:r>
    </w:p>
    <w:p>
      <w:pPr>
        <w:spacing w:after="120"/>
      </w:pPr>
      <w:r>
        <w:rPr>
          <w:rFonts w:ascii="Arial" w:cs="Arial" w:eastAsia="Arial" w:hAnsi="Arial"/>
          <w:sz w:val="22"/>
          <w:szCs w:val="22"/>
        </w:rPr>
        <w:t xml:space="preserve">Strict TypeScript with minimal 'any'; PBKDF2 password hashing with constant-time comparison; the route-guard pattern plus API-surface security tests; the AI budget/governance layer; the hot/fast-path migration pattern; the large e2e suite; environment preflight scripts. None of these need 'fixing' - they are the foundation the recovery plan builds on.</w:t>
      </w:r>
    </w:p>
    <w:p>
      <w:pPr>
        <w:pStyle w:val="Heading1"/>
        <w:pageBreakBefore/>
      </w:pPr>
      <w:r>
        <w:t xml:space="preserve">D. 3-Month Technical Recovery Roadmap</w:t>
      </w:r>
    </w:p>
    <w:p>
      <w:pPr>
        <w:spacing w:after="120"/>
      </w:pPr>
      <w:r>
        <w:rPr>
          <w:rFonts w:ascii="Arial" w:cs="Arial" w:eastAsia="Arial" w:hAnsi="Arial"/>
          <w:sz w:val="22"/>
          <w:szCs w:val="22"/>
        </w:rPr>
        <w:t xml:space="preserve">Assumes roughly one full-time junior developer assisted by AI agents, a senior engineer advising a few hours per week, and the product owner for decisions. Feature development continues at reduced pace. One hard rule from week 2 onward: no new feature may write new data into the JSON blob.</w:t>
      </w:r>
    </w:p>
    <w:p>
      <w:pPr>
        <w:pStyle w:val="Heading2"/>
      </w:pPr>
      <w:r>
        <w:t xml:space="preserve">Weeks 1-2 - Stabilization and risk reduction</w:t>
      </w:r>
    </w:p>
    <w:p>
      <w:pPr>
        <w:pStyle w:val="ListParagraph"/>
        <w:numPr>
          <w:ilvl w:val="0"/>
          <w:numId w:val="2"/>
        </w:numPr>
        <w:spacing w:after="60"/>
      </w:pPr>
      <w:r>
        <w:rPr>
          <w:rFonts w:ascii="Arial" w:cs="Arial" w:eastAsia="Arial" w:hAnsi="Arial"/>
          <w:b w:val="false"/>
          <w:bCs w:val="false"/>
          <w:sz w:val="22"/>
          <w:szCs w:val="22"/>
        </w:rPr>
        <w:t xml:space="preserve">Verify production storage is Postgres; enable automated backups/PITR; run and document one restore drill (BK-01).</w:t>
      </w:r>
    </w:p>
    <w:p>
      <w:pPr>
        <w:pStyle w:val="ListParagraph"/>
        <w:numPr>
          <w:ilvl w:val="0"/>
          <w:numId w:val="2"/>
        </w:numPr>
        <w:spacing w:after="60"/>
      </w:pPr>
      <w:r>
        <w:rPr>
          <w:rFonts w:ascii="Arial" w:cs="Arial" w:eastAsia="Arial" w:hAnsi="Arial"/>
          <w:b w:val="false"/>
          <w:bCs w:val="false"/>
          <w:sz w:val="22"/>
          <w:szCs w:val="22"/>
        </w:rPr>
        <w:t xml:space="preserve">Turn CI into a gate: type-check + unit tests + build on every push/PR; deploys only from green main (BK-02).</w:t>
      </w:r>
    </w:p>
    <w:p>
      <w:pPr>
        <w:pStyle w:val="ListParagraph"/>
        <w:numPr>
          <w:ilvl w:val="0"/>
          <w:numId w:val="2"/>
        </w:numPr>
        <w:spacing w:after="60"/>
      </w:pPr>
      <w:r>
        <w:rPr>
          <w:rFonts w:ascii="Arial" w:cs="Arial" w:eastAsia="Arial" w:hAnsi="Arial"/>
          <w:b w:val="false"/>
          <w:bCs w:val="false"/>
          <w:sz w:val="22"/>
          <w:szCs w:val="22"/>
        </w:rPr>
        <w:t xml:space="preserve">Add error tracking (Sentry, client + server) with alerts the owner actually sees (BK-03).</w:t>
      </w:r>
    </w:p>
    <w:p>
      <w:commentRangeStart w:id="3"/>
      <w:pPr>
        <w:pStyle w:val="ListParagraph"/>
        <w:numPr>
          <w:ilvl w:val="0"/>
          <w:numId w:val="2"/>
        </w:numPr>
        <w:spacing w:after="60"/>
      </w:pPr>
      <w:del w:id="11" w:author="Codex" w:date="2026-07-06T06:18:44Z">
        <w:r>
          <w:delText>Rotate every provider key; delete 'All API Keys.docx'; secrets only in Vercel env + a password manager; add secret scanning (BK-04).</w:delText>
        </w:r>
      </w:del>
      <w:ins w:id="12" w:author="Codex" w:date="2026-07-06T06:18:44Z">
        <w:r>
          <w:t>Rotate production provider keys, migrate shared secrets to Vercel env + a password manager, and retire 'All API Keys.docx' only after the owner approves the replacement A19 credential workflow; add secret scanning (BK-04).</w:t>
        </w:r>
      </w:ins>
      <w:commentRangeEnd w:id="3"/>
      <w:r>
        <w:commentReference w:id="3"/>
      </w:r>
    </w:p>
    <w:p>
      <w:pPr>
        <w:pStyle w:val="ListParagraph"/>
        <w:numPr>
          <w:ilvl w:val="0"/>
          <w:numId w:val="2"/>
        </w:numPr>
        <w:spacing w:after="60"/>
      </w:pPr>
      <w:r>
        <w:rPr>
          <w:rFonts w:ascii="Arial" w:cs="Arial" w:eastAsia="Arial" w:hAnsi="Arial"/>
          <w:b w:val="false"/>
          <w:bCs w:val="false"/>
          <w:sz w:val="22"/>
          <w:szCs w:val="22"/>
        </w:rPr>
        <w:t xml:space="preserve">Gate teacher registration behind an invite code (BK-05).</w:t>
      </w:r>
    </w:p>
    <w:p>
      <w:pPr>
        <w:pStyle w:val="ListParagraph"/>
        <w:numPr>
          <w:ilvl w:val="0"/>
          <w:numId w:val="2"/>
        </w:numPr>
        <w:spacing w:after="60"/>
      </w:pPr>
      <w:del w:id="13" w:author="Codex" w:date="2026-07-06T06:18:44Z">
        <w:r>
          <w:delText>Replace in-memory rate limiting with a durable limiter on login, registration, password reset, and AI routes (BK-06).</w:delText>
        </w:r>
      </w:del>
      <w:ins w:id="14" w:author="Codex" w:date="2026-07-06T06:18:44Z">
        <w:r>
          <w:t>Replace in-memory rate limiting with a durable limiter on login, registration, password reset, and parent-link routes; keep and load-test AI governance's persistent limiter separately (BK-06).</w:t>
        </w:r>
      </w:ins>
    </w:p>
    <w:p>
      <w:pPr>
        <w:pStyle w:val="ListParagraph"/>
        <w:numPr>
          <w:ilvl w:val="0"/>
          <w:numId w:val="2"/>
        </w:numPr>
        <w:spacing w:after="60"/>
      </w:pPr>
      <w:r>
        <w:rPr>
          <w:rFonts w:ascii="Arial" w:cs="Arial" w:eastAsia="Arial" w:hAnsi="Arial"/>
          <w:b w:val="false"/>
          <w:bCs w:val="false"/>
          <w:sz w:val="22"/>
          <w:szCs w:val="22"/>
        </w:rPr>
        <w:t xml:space="preserve">Write the 'app_state freeze' architecture decision record (BK-07).</w:t>
      </w:r>
    </w:p>
    <w:p>
      <w:pPr>
        <w:pStyle w:val="Heading2"/>
      </w:pPr>
      <w:r>
        <w:t xml:space="preserve">Weeks 3-4 - Architecture cleanup and documentation</w:t>
      </w:r>
    </w:p>
    <w:p>
      <w:pPr>
        <w:pStyle w:val="ListParagraph"/>
        <w:numPr>
          <w:ilvl w:val="0"/>
          <w:numId w:val="2"/>
        </w:numPr>
        <w:spacing w:after="60"/>
      </w:pPr>
      <w:r>
        <w:rPr>
          <w:rFonts w:ascii="Arial" w:cs="Arial" w:eastAsia="Arial" w:hAnsi="Arial"/>
          <w:b w:val="false"/>
          <w:bCs w:val="false"/>
          <w:sz w:val="22"/>
          <w:szCs w:val="22"/>
        </w:rPr>
        <w:t xml:space="preserve">Introduce the migration framework and baseline the existing schema; all future DDL via migrations (BK-08).</w:t>
      </w:r>
    </w:p>
    <w:p>
      <w:pPr>
        <w:pStyle w:val="ListParagraph"/>
        <w:numPr>
          <w:ilvl w:val="0"/>
          <w:numId w:val="2"/>
        </w:numPr>
        <w:spacing w:after="60"/>
      </w:pPr>
      <w:r>
        <w:rPr>
          <w:rFonts w:ascii="Arial" w:cs="Arial" w:eastAsia="Arial" w:hAnsi="Arial"/>
          <w:b w:val="false"/>
          <w:bCs w:val="false"/>
          <w:sz w:val="22"/>
          <w:szCs w:val="22"/>
        </w:rPr>
        <w:t xml:space="preserve">Build the shared API handler (auth + schema validation + standard error envelope + request ID); convert authentication and student-write routes first (BK-09).</w:t>
      </w:r>
    </w:p>
    <w:p>
      <w:pPr>
        <w:pStyle w:val="ListParagraph"/>
        <w:numPr>
          <w:ilvl w:val="0"/>
          <w:numId w:val="2"/>
        </w:numPr>
        <w:spacing w:after="60"/>
      </w:pPr>
      <w:r>
        <w:rPr>
          <w:rFonts w:ascii="Arial" w:cs="Arial" w:eastAsia="Arial" w:hAnsi="Arial"/>
          <w:b w:val="false"/>
          <w:bCs w:val="false"/>
          <w:sz w:val="22"/>
          <w:szCs w:val="22"/>
        </w:rPr>
        <w:t xml:space="preserve">Rewrite README; add ARCHITECTURE.md and ONBOARDING.md for humans (BK-15).</w:t>
      </w:r>
    </w:p>
    <w:p>
      <w:commentRangeStart w:id="4"/>
      <w:pPr>
        <w:pStyle w:val="ListParagraph"/>
        <w:numPr>
          <w:ilvl w:val="0"/>
          <w:numId w:val="2"/>
        </w:numPr>
        <w:spacing w:after="60"/>
      </w:pPr>
      <w:r>
        <w:rPr>
          <w:rFonts w:ascii="Arial" w:cs="Arial" w:eastAsia="Arial" w:hAnsi="Arial"/>
          <w:b w:val="false"/>
          <w:bCs w:val="false"/>
          <w:sz w:val="22"/>
          <w:szCs w:val="22"/>
        </w:rPr>
        <w:t>Repo cleanup: archive coordination evidence and non-product artifacts; </w:t>
      </w:r>
      <w:del w:id="15" w:author="Codex" w:date="2026-07-06T06:18:44Z">
        <w:r>
          <w:delText>prune the 41 stale branches</w:delText>
        </w:r>
      </w:del>
      <w:ins w:id="16" w:author="Codex" w:date="2026-07-06T06:18:44Z">
        <w:r>
          <w:t>prune the dozens of stale branches (current Codex count: 39 codex/* branches)</w:t>
        </w:r>
      </w:ins>
      <w:r>
        <w:rPr>
          <w:rFonts w:ascii="Arial" w:cs="Arial" w:eastAsia="Arial" w:hAnsi="Arial"/>
          <w:b w:val="false"/>
          <w:bCs w:val="false"/>
          <w:sz w:val="22"/>
          <w:szCs w:val="22"/>
        </w:rPr>
        <w:t> (BK-18).</w:t>
      </w:r>
      <w:commentRangeEnd w:id="4"/>
      <w:r>
        <w:commentReference w:id="4"/>
      </w:r>
    </w:p>
    <w:p>
      <w:pPr>
        <w:pStyle w:val="ListParagraph"/>
        <w:numPr>
          <w:ilvl w:val="0"/>
          <w:numId w:val="2"/>
        </w:numPr>
        <w:spacing w:after="60"/>
      </w:pPr>
      <w:r>
        <w:rPr>
          <w:rFonts w:ascii="Arial" w:cs="Arial" w:eastAsia="Arial" w:hAnsi="Arial"/>
          <w:b w:val="false"/>
          <w:bCs w:val="false"/>
          <w:sz w:val="22"/>
          <w:szCs w:val="22"/>
        </w:rPr>
        <w:t xml:space="preserve">Pin the Node version; assert the Postgres provider at production boot (BK-17).</w:t>
      </w:r>
    </w:p>
    <w:p>
      <w:pPr>
        <w:pStyle w:val="ListParagraph"/>
        <w:numPr>
          <w:ilvl w:val="0"/>
          <w:numId w:val="2"/>
        </w:numPr>
        <w:spacing w:after="60"/>
      </w:pPr>
      <w:r>
        <w:rPr>
          <w:rFonts w:ascii="Arial" w:cs="Arial" w:eastAsia="Arial" w:hAnsi="Arial"/>
          <w:b w:val="false"/>
          <w:bCs w:val="false"/>
          <w:sz w:val="22"/>
          <w:szCs w:val="22"/>
        </w:rPr>
        <w:t xml:space="preserve">Stand up a real staging environment: separate Vercel project + separate Postgres + seeded demo data; e2e smoke runs there for every release (BK-10).</w:t>
      </w:r>
    </w:p>
    <w:p>
      <w:pPr>
        <w:pStyle w:val="Heading2"/>
      </w:pPr>
      <w:r>
        <w:t xml:space="preserve">Month 2 - Core refactoring and feature foundation</w:t>
      </w:r>
    </w:p>
    <w:p>
      <w:pPr>
        <w:pStyle w:val="ListParagraph"/>
        <w:numPr>
          <w:ilvl w:val="0"/>
          <w:numId w:val="2"/>
        </w:numPr>
        <w:spacing w:after="60"/>
      </w:pPr>
      <w:r>
        <w:rPr>
          <w:rFonts w:ascii="Arial" w:cs="Arial" w:eastAsia="Arial" w:hAnsi="Arial"/>
          <w:b w:val="false"/>
          <w:bCs w:val="false"/>
          <w:sz w:val="22"/>
          <w:szCs w:val="22"/>
        </w:rPr>
        <w:t xml:space="preserve">Strangler wave 1 out of the blob: learning events and lesson progress, then messages and notices - dual-write, backfill, parity check, cutover (BK-11, BK-12).</w:t>
      </w:r>
    </w:p>
    <w:p>
      <w:pPr>
        <w:pStyle w:val="ListParagraph"/>
        <w:numPr>
          <w:ilvl w:val="0"/>
          <w:numId w:val="2"/>
        </w:numPr>
        <w:spacing w:after="60"/>
      </w:pPr>
      <w:r>
        <w:rPr>
          <w:rFonts w:ascii="Arial" w:cs="Arial" w:eastAsia="Arial" w:hAnsi="Arial"/>
          <w:b w:val="false"/>
          <w:bCs w:val="false"/>
          <w:sz w:val="22"/>
          <w:szCs w:val="22"/>
        </w:rPr>
        <w:t xml:space="preserve">Remove write-on-read normalization; make normalization an explicit versioned migration (part of BK-07/08).</w:t>
      </w:r>
    </w:p>
    <w:p>
      <w:pPr>
        <w:pStyle w:val="ListParagraph"/>
        <w:numPr>
          <w:ilvl w:val="0"/>
          <w:numId w:val="2"/>
        </w:numPr>
        <w:spacing w:after="60"/>
      </w:pPr>
      <w:r>
        <w:rPr>
          <w:rFonts w:ascii="Arial" w:cs="Arial" w:eastAsia="Arial" w:hAnsi="Arial"/>
          <w:b w:val="false"/>
          <w:bCs w:val="false"/>
          <w:sz w:val="22"/>
          <w:szCs w:val="22"/>
        </w:rPr>
        <w:t xml:space="preserve">Split userStore.ts into domain modules behind interfaces - mechanical moves, no behavior change, protected by existing tests.</w:t>
      </w:r>
    </w:p>
    <w:p>
      <w:pPr>
        <w:pStyle w:val="ListParagraph"/>
        <w:numPr>
          <w:ilvl w:val="0"/>
          <w:numId w:val="2"/>
        </w:numPr>
        <w:spacing w:after="60"/>
      </w:pPr>
      <w:r>
        <w:rPr>
          <w:rFonts w:ascii="Arial" w:cs="Arial" w:eastAsia="Arial" w:hAnsi="Arial"/>
          <w:b w:val="false"/>
          <w:bCs w:val="false"/>
          <w:sz w:val="22"/>
          <w:szCs w:val="22"/>
        </w:rPr>
        <w:t xml:space="preserve">Server-side session records with revocation; invalidate on password change; 'log out all devices' (BK-14).</w:t>
      </w:r>
    </w:p>
    <w:p>
      <w:pPr>
        <w:pStyle w:val="ListParagraph"/>
        <w:numPr>
          <w:ilvl w:val="0"/>
          <w:numId w:val="2"/>
        </w:numPr>
        <w:spacing w:after="60"/>
      </w:pPr>
      <w:r>
        <w:rPr>
          <w:rFonts w:ascii="Arial" w:cs="Arial" w:eastAsia="Arial" w:hAnsi="Arial"/>
          <w:b w:val="false"/>
          <w:bCs w:val="false"/>
          <w:sz w:val="22"/>
          <w:szCs w:val="22"/>
        </w:rPr>
        <w:t xml:space="preserve">Tooling: ESLint + Prettier + Vitest migration; e2e suite nightly against staging (BK-16).</w:t>
      </w:r>
    </w:p>
    <w:p>
      <w:pPr>
        <w:pStyle w:val="ListParagraph"/>
        <w:numPr>
          <w:ilvl w:val="0"/>
          <w:numId w:val="2"/>
        </w:numPr>
        <w:spacing w:after="60"/>
      </w:pPr>
      <w:r>
        <w:rPr>
          <w:rFonts w:ascii="Arial" w:cs="Arial" w:eastAsia="Arial" w:hAnsi="Arial"/>
          <w:b w:val="false"/>
          <w:bCs w:val="false"/>
          <w:sz w:val="22"/>
          <w:szCs w:val="22"/>
        </w:rPr>
        <w:t xml:space="preserve">Frontend: bundle analysis, lazy-load 3D/game surfaces, add error boundaries to all main route groups (BK-13).</w:t>
      </w:r>
    </w:p>
    <w:p>
      <w:pPr>
        <w:pStyle w:val="Heading2"/>
      </w:pPr>
      <w:r>
        <w:t xml:space="preserve">Month 3 - Hardening, testing, and controlled feature expansion</w:t>
      </w:r>
    </w:p>
    <w:p>
      <w:pPr>
        <w:pStyle w:val="ListParagraph"/>
        <w:numPr>
          <w:ilvl w:val="0"/>
          <w:numId w:val="2"/>
        </w:numPr>
        <w:spacing w:after="60"/>
      </w:pPr>
      <w:r>
        <w:rPr>
          <w:rFonts w:ascii="Arial" w:cs="Arial" w:eastAsia="Arial" w:hAnsi="Arial"/>
          <w:b w:val="false"/>
          <w:bCs w:val="false"/>
          <w:sz w:val="22"/>
          <w:szCs w:val="22"/>
        </w:rPr>
        <w:t xml:space="preserve">Strangler wave 2: classes, enrollments, assignments, submissions.</w:t>
      </w:r>
    </w:p>
    <w:p>
      <w:pPr>
        <w:pStyle w:val="ListParagraph"/>
        <w:numPr>
          <w:ilvl w:val="0"/>
          <w:numId w:val="2"/>
        </w:numPr>
        <w:spacing w:after="60"/>
      </w:pPr>
      <w:r>
        <w:rPr>
          <w:rFonts w:ascii="Arial" w:cs="Arial" w:eastAsia="Arial" w:hAnsi="Arial"/>
          <w:b w:val="false"/>
          <w:bCs w:val="false"/>
          <w:sz w:val="22"/>
          <w:szCs w:val="22"/>
        </w:rPr>
        <w:t xml:space="preserve">Complete the privacy pack: policy + consent, data-flow map, provider review, deletion/export, LLM data minimization (BK-24).</w:t>
      </w:r>
    </w:p>
    <w:p>
      <w:pPr>
        <w:pStyle w:val="ListParagraph"/>
        <w:numPr>
          <w:ilvl w:val="0"/>
          <w:numId w:val="2"/>
        </w:numPr>
        <w:spacing w:after="60"/>
      </w:pPr>
      <w:r>
        <w:rPr>
          <w:rFonts w:ascii="Arial" w:cs="Arial" w:eastAsia="Arial" w:hAnsi="Arial"/>
          <w:b w:val="false"/>
          <w:bCs w:val="false"/>
          <w:sz w:val="22"/>
          <w:szCs w:val="22"/>
        </w:rPr>
        <w:t xml:space="preserve">Load test a realistic classroom (200 concurrent students); fix the top three bottlenecks (BK-19).</w:t>
      </w:r>
    </w:p>
    <w:p>
      <w:pPr>
        <w:pStyle w:val="ListParagraph"/>
        <w:numPr>
          <w:ilvl w:val="0"/>
          <w:numId w:val="2"/>
        </w:numPr>
        <w:spacing w:after="60"/>
      </w:pPr>
      <w:r>
        <w:rPr>
          <w:rFonts w:ascii="Arial" w:cs="Arial" w:eastAsia="Arial" w:hAnsi="Arial"/>
          <w:b w:val="false"/>
          <w:bCs w:val="false"/>
          <w:sz w:val="22"/>
          <w:szCs w:val="22"/>
        </w:rPr>
        <w:t xml:space="preserve">Security pass: headers + CSP report-only, origin checks, dependency audit, admin audit log (BK-21, BK-22).</w:t>
      </w:r>
    </w:p>
    <w:p>
      <w:pPr>
        <w:pStyle w:val="ListParagraph"/>
        <w:numPr>
          <w:ilvl w:val="0"/>
          <w:numId w:val="2"/>
        </w:numPr>
        <w:spacing w:after="60"/>
      </w:pPr>
      <w:r>
        <w:rPr>
          <w:rFonts w:ascii="Arial" w:cs="Arial" w:eastAsia="Arial" w:hAnsi="Arial"/>
          <w:b w:val="false"/>
          <w:bCs w:val="false"/>
          <w:sz w:val="22"/>
          <w:szCs w:val="22"/>
        </w:rPr>
        <w:t xml:space="preserve">Extract the adaptive engine behind a clean interface with a recommendation log (Section E).</w:t>
      </w:r>
    </w:p>
    <w:p>
      <w:pPr>
        <w:pStyle w:val="ListParagraph"/>
        <w:numPr>
          <w:ilvl w:val="0"/>
          <w:numId w:val="2"/>
        </w:numPr>
        <w:spacing w:after="60"/>
      </w:pPr>
      <w:r>
        <w:rPr>
          <w:rFonts w:ascii="Arial" w:cs="Arial" w:eastAsia="Arial" w:hAnsi="Arial"/>
          <w:b w:val="false"/>
          <w:bCs w:val="false"/>
          <w:sz w:val="22"/>
          <w:szCs w:val="22"/>
        </w:rPr>
        <w:t xml:space="preserve">Second restore drill + incident runbook; then a controlled pilot with 1-2 real classrooms, monitored daily (BK-23).</w:t>
      </w:r>
    </w:p>
    <w:p>
      <w:pPr>
        <w:pStyle w:val="Heading1"/>
        <w:pageBreakBefore/>
      </w:pPr>
      <w:r>
        <w:t xml:space="preserve">E. Recommended Target Architecture</w:t>
      </w:r>
    </w:p>
    <w:p>
      <w:pPr>
        <w:spacing w:after="120"/>
      </w:pPr>
      <w:r>
        <w:rPr>
          <w:rFonts w:ascii="Arial" w:cs="Arial" w:eastAsia="Arial" w:hAnsi="Arial"/>
          <w:sz w:val="22"/>
          <w:szCs w:val="22"/>
        </w:rPr>
        <w:t xml:space="preserve">Keep what works: a modular monolith on Next.js + Vercel + one managed Postgres. No microservices, no Kubernetes, no message buses - the changes are about internal structure and data, not new infrastructure.</w:t>
      </w:r>
    </w:p>
    <w:p>
      <w:pPr>
        <w:shd w:fill="F2F2F2" w:val="clear"/>
        <w:spacing w:after="0"/>
      </w:pPr>
      <w:r>
        <w:rPr>
          <w:rFonts w:ascii="Courier New" w:cs="Courier New" w:eastAsia="Courier New" w:hAnsi="Courier New"/>
          <w:sz w:val="16"/>
          <w:szCs w:val="16"/>
        </w:rPr>
        <w:t xml:space="preserve">Browser (student / teacher / parent / admin)</w:t>
      </w:r>
    </w:p>
    <w:p>
      <w:pPr>
        <w:shd w:fill="F2F2F2" w:val="clear"/>
        <w:spacing w:after="0"/>
      </w:pPr>
      <w:r>
        <w:rPr>
          <w:rFonts w:ascii="Courier New" w:cs="Courier New" w:eastAsia="Courier New" w:hAnsi="Courier New"/>
          <w:sz w:val="16"/>
          <w:szCs w:val="16"/>
        </w:rPr>
        <w:t xml:space="preserve">   |  React 19 + App Router pages; heavy 3D/game surfaces lazy-loaded</w:t>
      </w:r>
    </w:p>
    <w:p>
      <w:pPr>
        <w:shd w:fill="F2F2F2" w:val="clear"/>
        <w:spacing w:after="0"/>
      </w:pPr>
      <w:r>
        <w:rPr>
          <w:rFonts w:ascii="Courier New" w:cs="Courier New" w:eastAsia="Courier New" w:hAnsi="Courier New"/>
          <w:sz w:val="16"/>
          <w:szCs w:val="16"/>
        </w:rPr>
        <w:t xml:space="preserve">   v</w:t>
      </w:r>
    </w:p>
    <w:p>
      <w:pPr>
        <w:shd w:fill="F2F2F2" w:val="clear"/>
        <w:spacing w:after="0"/>
      </w:pPr>
      <w:r>
        <w:rPr>
          <w:rFonts w:ascii="Courier New" w:cs="Courier New" w:eastAsia="Courier New" w:hAnsi="Courier New"/>
          <w:sz w:val="16"/>
          <w:szCs w:val="16"/>
        </w:rPr>
        <w:t xml:space="preserve">Next.js API routes (thin controllers)</w:t>
      </w:r>
    </w:p>
    <w:p>
      <w:pPr>
        <w:shd w:fill="F2F2F2" w:val="clear"/>
        <w:spacing w:after="0"/>
      </w:pPr>
      <w:r>
        <w:rPr>
          <w:rFonts w:ascii="Courier New" w:cs="Courier New" w:eastAsia="Courier New" w:hAnsi="Courier New"/>
          <w:sz w:val="16"/>
          <w:szCs w:val="16"/>
        </w:rPr>
        <w:t xml:space="preserve">   |  withApiHandler: auth -&gt; role check -&gt; validation -&gt; error envelope</w:t>
      </w:r>
    </w:p>
    <w:p>
      <w:pPr>
        <w:shd w:fill="F2F2F2" w:val="clear"/>
        <w:spacing w:after="0"/>
      </w:pPr>
      <w:r>
        <w:rPr>
          <w:rFonts w:ascii="Courier New" w:cs="Courier New" w:eastAsia="Courier New" w:hAnsi="Courier New"/>
          <w:sz w:val="16"/>
          <w:szCs w:val="16"/>
        </w:rPr>
        <w:t xml:space="preserve">   v</w:t>
      </w:r>
    </w:p>
    <w:p>
      <w:pPr>
        <w:shd w:fill="F2F2F2" w:val="clear"/>
        <w:spacing w:after="0"/>
      </w:pPr>
      <w:r>
        <w:rPr>
          <w:rFonts w:ascii="Courier New" w:cs="Courier New" w:eastAsia="Courier New" w:hAnsi="Courier New"/>
          <w:sz w:val="16"/>
          <w:szCs w:val="16"/>
        </w:rPr>
        <w:t xml:space="preserve">Domain services (lib/domains/*)   &lt;- business rules live here</w:t>
      </w:r>
    </w:p>
    <w:p>
      <w:pPr>
        <w:shd w:fill="F2F2F2" w:val="clear"/>
        <w:spacing w:after="0"/>
      </w:pPr>
      <w:r>
        <w:rPr>
          <w:rFonts w:ascii="Courier New" w:cs="Courier New" w:eastAsia="Courier New" w:hAnsi="Courier New"/>
          <w:sz w:val="16"/>
          <w:szCs w:val="16"/>
        </w:rPr>
        <w:t xml:space="preserve">   auth | learning | practice | classes | assessment | messaging |</w:t>
      </w:r>
    </w:p>
    <w:p>
      <w:pPr>
        <w:shd w:fill="F2F2F2" w:val="clear"/>
        <w:spacing w:after="0"/>
      </w:pPr>
      <w:r>
        <w:rPr>
          <w:rFonts w:ascii="Courier New" w:cs="Courier New" w:eastAsia="Courier New" w:hAnsi="Courier New"/>
          <w:sz w:val="16"/>
          <w:szCs w:val="16"/>
        </w:rPr>
        <w:t xml:space="preserve">   gamification | adaptive | content</w:t>
      </w:r>
    </w:p>
    <w:p>
      <w:pPr>
        <w:shd w:fill="F2F2F2" w:val="clear"/>
        <w:spacing w:after="0"/>
      </w:pPr>
      <w:r>
        <w:rPr>
          <w:rFonts w:ascii="Courier New" w:cs="Courier New" w:eastAsia="Courier New" w:hAnsi="Courier New"/>
          <w:sz w:val="16"/>
          <w:szCs w:val="16"/>
        </w:rPr>
        <w:t xml:space="preserve">   v</w:t>
      </w:r>
    </w:p>
    <w:p>
      <w:pPr>
        <w:shd w:fill="F2F2F2" w:val="clear"/>
        <w:spacing w:after="0"/>
      </w:pPr>
      <w:r>
        <w:rPr>
          <w:rFonts w:ascii="Courier New" w:cs="Courier New" w:eastAsia="Courier New" w:hAnsi="Courier New"/>
          <w:sz w:val="16"/>
          <w:szCs w:val="16"/>
        </w:rPr>
        <w:t xml:space="preserve">Repositories (SQL, migration-managed schema)</w:t>
      </w:r>
    </w:p>
    <w:p>
      <w:pPr>
        <w:shd w:fill="F2F2F2" w:val="clear"/>
        <w:spacing w:after="0"/>
      </w:pPr>
      <w:r>
        <w:rPr>
          <w:rFonts w:ascii="Courier New" w:cs="Courier New" w:eastAsia="Courier New" w:hAnsi="Courier New"/>
          <w:sz w:val="16"/>
          <w:szCs w:val="16"/>
        </w:rPr>
        <w:t xml:space="preserve">   v</w:t>
      </w:r>
    </w:p>
    <w:p>
      <w:pPr>
        <w:shd w:fill="F2F2F2" w:val="clear"/>
        <w:spacing w:after="0"/>
      </w:pPr>
      <w:r>
        <w:rPr>
          <w:rFonts w:ascii="Courier New" w:cs="Courier New" w:eastAsia="Courier New" w:hAnsi="Courier New"/>
          <w:sz w:val="16"/>
          <w:szCs w:val="16"/>
        </w:rPr>
        <w:t xml:space="preserve">Managed Postgres  +  object storage for media (work photos, audio)</w:t>
      </w:r>
    </w:p>
    <w:p>
      <w:pPr>
        <w:shd w:fill="F2F2F2" w:val="clear"/>
        <w:spacing w:after="0"/>
      </w:pPr>
      <w:r>
        <w:rPr>
          <w:rFonts w:ascii="Courier New" w:cs="Courier New" w:eastAsia="Courier New" w:hAnsi="Courier New"/>
          <w:sz w:val="16"/>
          <w:szCs w:val="16"/>
        </w:rPr>
        <w:t xml:space="preserve"> </w:t>
      </w:r>
    </w:p>
    <w:p>
      <w:pPr>
        <w:shd w:fill="F2F2F2" w:val="clear"/>
        <w:spacing w:after="0"/>
      </w:pPr>
      <w:r>
        <w:rPr>
          <w:rFonts w:ascii="Courier New" w:cs="Courier New" w:eastAsia="Courier New" w:hAnsi="Courier New"/>
          <w:sz w:val="16"/>
          <w:szCs w:val="16"/>
        </w:rPr>
        <w:t xml:space="preserve">Cross-cutting: Sentry | request-ID logging | durable rate limiter |</w:t>
      </w:r>
    </w:p>
    <w:p>
      <w:pPr>
        <w:shd w:fill="F2F2F2" w:val="clear"/>
        <w:spacing w:after="0"/>
      </w:pPr>
      <w:r>
        <w:rPr>
          <w:rFonts w:ascii="Courier New" w:cs="Courier New" w:eastAsia="Courier New" w:hAnsi="Courier New"/>
          <w:sz w:val="16"/>
          <w:szCs w:val="16"/>
        </w:rPr>
        <w:t xml:space="preserve">LLM provider gateway (budgets/timeouts/fallbacks - already exists) |</w:t>
      </w:r>
    </w:p>
    <w:p>
      <w:pPr>
        <w:shd w:fill="F2F2F2" w:val="clear"/>
        <w:spacing w:after="0"/>
      </w:pPr>
      <w:r>
        <w:rPr>
          <w:rFonts w:ascii="Courier New" w:cs="Courier New" w:eastAsia="Courier New" w:hAnsi="Courier New"/>
          <w:sz w:val="16"/>
          <w:szCs w:val="16"/>
        </w:rPr>
        <w:t xml:space="preserve">Vercel Cron for scheduled jobs (reminders, retention cleanup)</w:t>
      </w:r>
    </w:p>
    <w:p>
      <w:pPr>
        <w:spacing w:after="120"/>
      </w:pPr>
      <w:r>
        <w:rPr>
          <w:rFonts w:ascii="Arial" w:cs="Arial" w:eastAsia="Arial" w:hAnsi="Arial"/>
          <w:sz w:val="22"/>
          <w:szCs w:val="22"/>
        </w:rPr>
        <w:t xml:space="preserve"/>
      </w:r>
    </w:p>
    <w:p>
      <w:pPr>
        <w:pStyle w:val="Heading2"/>
      </w:pPr>
      <w:r>
        <w:t xml:space="preserve">Core relational model</w:t>
      </w:r>
    </w:p>
    <w:p>
      <w:pPr>
        <w:spacing w:after="120"/>
      </w:pPr>
      <w:r>
        <w:rPr>
          <w:rFonts w:ascii="Arial" w:cs="Arial" w:eastAsia="Arial" w:hAnsi="Arial"/>
          <w:sz w:val="22"/>
          <w:szCs w:val="22"/>
        </w:rPr>
        <w:t xml:space="preserve">Much of this already exists as typed contracts; it becomes tables: users, sessions, student_profiles, parent_links, schools, classes, enrollments, topics, lessons, questions (versioned content references), assignments, submissions, assessments, assessment_items, attempts (exists), mistake_book_items (exists), learning_events (append-only activity log), lesson_progress, learner_skill_state, recommendation_log, messages, notices, reward_ledger, audit_log.</w:t>
      </w:r>
    </w:p>
    <w:p>
      <w:pPr>
        <w:pStyle w:val="Heading2"/>
      </w:pPr>
      <w:r>
        <w:t xml:space="preserve">Adaptive learning readiness</w:t>
      </w:r>
    </w:p>
    <w:p>
      <w:pPr>
        <w:spacing w:after="120"/>
      </w:pPr>
      <w:r>
        <w:rPr>
          <w:rFonts w:ascii="Arial" w:cs="Arial" w:eastAsia="Arial" w:hAnsi="Arial"/>
          <w:sz w:val="22"/>
          <w:szCs w:val="22"/>
        </w:rPr>
        <w:t xml:space="preserve">The existing adaptive design (knowledge components, skill states, rule-based candidates, LLM-validated recommendations, budget classification) is conceptually sound. The minimal architecture to make it dependable:</w:t>
      </w:r>
    </w:p>
    <w:p>
      <w:pPr>
        <w:pStyle w:val="ListParagraph"/>
        <w:numPr>
          <w:ilvl w:val="0"/>
          <w:numId w:val="2"/>
        </w:numPr>
        <w:spacing w:after="60"/>
      </w:pPr>
      <w:r>
        <w:rPr>
          <w:rFonts w:ascii="Arial" w:cs="Arial" w:eastAsia="Arial" w:hAnsi="Arial"/>
          <w:b w:val="false"/>
          <w:bCs w:val="false"/>
          <w:sz w:val="22"/>
          <w:szCs w:val="22"/>
        </w:rPr>
        <w:t xml:space="preserve">learning_events append-only table as the single source of truth for learner signals (attempts, lesson completions, tutor interactions).</w:t>
      </w:r>
    </w:p>
    <w:p>
      <w:pPr>
        <w:pStyle w:val="ListParagraph"/>
        <w:numPr>
          <w:ilvl w:val="0"/>
          <w:numId w:val="2"/>
        </w:numPr>
        <w:spacing w:after="60"/>
      </w:pPr>
      <w:r>
        <w:rPr>
          <w:rFonts w:ascii="Arial" w:cs="Arial" w:eastAsia="Arial" w:hAnsi="Arial"/>
          <w:b w:val="false"/>
          <w:bCs w:val="false"/>
          <w:sz w:val="22"/>
          <w:szCs w:val="22"/>
        </w:rPr>
        <w:t xml:space="preserve">learner_skill_state updated transactionally from those events (current mastery per knowledge component).</w:t>
      </w:r>
    </w:p>
    <w:p>
      <w:pPr>
        <w:pStyle w:val="ListParagraph"/>
        <w:numPr>
          <w:ilvl w:val="0"/>
          <w:numId w:val="2"/>
        </w:numPr>
        <w:spacing w:after="60"/>
      </w:pPr>
      <w:r>
        <w:rPr>
          <w:rFonts w:ascii="Arial" w:cs="Arial" w:eastAsia="Arial" w:hAnsi="Arial"/>
          <w:b w:val="false"/>
          <w:bCs w:val="false"/>
          <w:sz w:val="22"/>
          <w:szCs w:val="22"/>
        </w:rPr>
        <w:t xml:space="preserve">An AdaptiveEngine interface - recommendNext(learnerId, context) returns {action, reason, evidence} - rules first, with the LLM as a re-ranker/validator whose output is schema-validated and always has a deterministic rule-based fallback (this pattern already exists in the code; formalize it).</w:t>
      </w:r>
    </w:p>
    <w:p>
      <w:pPr>
        <w:pStyle w:val="ListParagraph"/>
        <w:numPr>
          <w:ilvl w:val="0"/>
          <w:numId w:val="2"/>
        </w:numPr>
        <w:spacing w:after="60"/>
      </w:pPr>
      <w:r>
        <w:rPr>
          <w:rFonts w:ascii="Arial" w:cs="Arial" w:eastAsia="Arial" w:hAnsi="Arial"/>
          <w:b w:val="false"/>
          <w:bCs w:val="false"/>
          <w:sz w:val="22"/>
          <w:szCs w:val="22"/>
        </w:rPr>
        <w:t xml:space="preserve">Every recommendation and its subsequent outcome logged to recommendation_log, so effectiveness is measurable and prompts can change safely.</w:t>
      </w:r>
    </w:p>
    <w:p>
      <w:pPr>
        <w:pStyle w:val="ListParagraph"/>
        <w:numPr>
          <w:ilvl w:val="0"/>
          <w:numId w:val="2"/>
        </w:numPr>
        <w:spacing w:after="60"/>
      </w:pPr>
      <w:r>
        <w:rPr>
          <w:rFonts w:ascii="Arial" w:cs="Arial" w:eastAsia="Arial" w:hAnsi="Arial"/>
          <w:b w:val="false"/>
          <w:bCs w:val="false"/>
          <w:sz w:val="22"/>
          <w:szCs w:val="22"/>
        </w:rPr>
        <w:t xml:space="preserve">Ad hoc prompt logic must never write directly to learner state; all state changes go through the domain service.</w:t>
      </w:r>
    </w:p>
    <w:p>
      <w:pPr>
        <w:pStyle w:val="Heading2"/>
      </w:pPr>
      <w:r>
        <w:t xml:space="preserve">Content and auth notes</w:t>
      </w:r>
    </w:p>
    <w:p>
      <w:pPr>
        <w:spacing w:after="120"/>
      </w:pPr>
      <w:r>
        <w:rPr>
          <w:rFonts w:ascii="Arial" w:cs="Arial" w:eastAsia="Arial" w:hAnsi="Arial"/>
          <w:sz w:val="22"/>
          <w:szCs w:val="22"/>
        </w:rPr>
        <w:t xml:space="preserve">Content: keep curriculum banks as build-time artifacts, but stop importing large data/ modules into client components; serve question and lesson content through APIs or per-page static props. Auth: keep the custom HMAC session (competently built) and add the server-side session table; adopt Auth.js later only if Google/SSO login becomes a product requirement - and do not merge the existing OAuth branch before session revocation lands.</w:t>
      </w:r>
    </w:p>
    <w:p>
      <w:pPr>
        <w:pStyle w:val="Heading1"/>
        <w:pageBreakBefore/>
      </w:pPr>
      <w:r>
        <w:t xml:space="preserve">F. Refactoring Strategy</w:t>
      </w:r>
    </w:p>
    <w:p>
      <w:pPr>
        <w:spacing w:after="120"/>
      </w:pPr>
      <w:r>
        <w:rPr>
          <w:rFonts w:ascii="Arial" w:cs="Arial" w:eastAsia="Arial" w:hAnsi="Arial"/>
          <w:b/>
          <w:bCs/>
          <w:sz w:val="22"/>
          <w:szCs w:val="22"/>
        </w:rPr>
        <w:t xml:space="preserve">Method: strangler pattern with dual-write, protected by the existing test suite. The live site must never depend on a big-bang cutover.</w:t>
      </w:r>
    </w:p>
    <w:p>
      <w:pPr>
        <w:pStyle w:val="Heading2"/>
      </w:pPr>
      <w:r>
        <w:t xml:space="preserve">Refactor first, in this order</w:t>
      </w:r>
    </w:p>
    <w:p>
      <w:pPr>
        <w:pStyle w:val="ListParagraph"/>
        <w:numPr>
          <w:ilvl w:val="0"/>
          <w:numId w:val="2"/>
        </w:numPr>
        <w:spacing w:after="60"/>
      </w:pPr>
      <w:r>
        <w:rPr>
          <w:rFonts w:ascii="Arial" w:cs="Arial" w:eastAsia="Arial" w:hAnsi="Arial"/>
          <w:b w:val="false"/>
          <w:bCs w:val="false"/>
          <w:sz w:val="22"/>
          <w:szCs w:val="22"/>
        </w:rPr>
        <w:t xml:space="preserve">1. Persistence of hot domains (ISS-01). Per-domain recipe: create tables via migration -&gt; dual-write (blob + tables) -&gt; backfill from blob -&gt; shadow-read comparison with mismatch logging -&gt; switch reads -&gt; stop writing that domain to the blob. Auth and attempts prove this works in this codebase.</w:t>
      </w:r>
    </w:p>
    <w:p>
      <w:pPr>
        <w:pStyle w:val="ListParagraph"/>
        <w:numPr>
          <w:ilvl w:val="0"/>
          <w:numId w:val="2"/>
        </w:numPr>
        <w:spacing w:after="60"/>
      </w:pPr>
      <w:r>
        <w:rPr>
          <w:rFonts w:ascii="Arial" w:cs="Arial" w:eastAsia="Arial" w:hAnsi="Arial"/>
          <w:b w:val="false"/>
          <w:bCs w:val="false"/>
          <w:sz w:val="22"/>
          <w:szCs w:val="22"/>
        </w:rPr>
        <w:t xml:space="preserve">2. The API boundary. A shared handler with validation and a standard error envelope converts routes incrementally without touching business logic.</w:t>
      </w:r>
    </w:p>
    <w:p>
      <w:pPr>
        <w:pStyle w:val="ListParagraph"/>
        <w:numPr>
          <w:ilvl w:val="0"/>
          <w:numId w:val="2"/>
        </w:numPr>
        <w:spacing w:after="60"/>
      </w:pPr>
      <w:r>
        <w:rPr>
          <w:rFonts w:ascii="Arial" w:cs="Arial" w:eastAsia="Arial" w:hAnsi="Arial"/>
          <w:b w:val="false"/>
          <w:bCs w:val="false"/>
          <w:sz w:val="22"/>
          <w:szCs w:val="22"/>
        </w:rPr>
        <w:t xml:space="preserve">3. userStore.ts decomposition. Mechanical extraction into domain modules, one domain per PR, zero behavior change, existing unit tests as the harness.</w:t>
      </w:r>
    </w:p>
    <w:p>
      <w:pPr>
        <w:pStyle w:val="Heading2"/>
      </w:pPr>
      <w:r>
        <w:t xml:space="preserve">Deliberately leave alone for now</w:t>
      </w:r>
    </w:p>
    <w:p>
      <w:pPr>
        <w:spacing w:after="120"/>
      </w:pPr>
      <w:r>
        <w:rPr>
          <w:rFonts w:ascii="Arial" w:cs="Arial" w:eastAsia="Arial" w:hAnsi="Arial"/>
          <w:sz w:val="22"/>
          <w:szCs w:val="22"/>
        </w:rPr>
        <w:t xml:space="preserve">Visualization/3D/game components (huge but self-contained and low-risk - only lazy-load them); the RAG/manifest content pipelines (working offline tooling); UI styling and the i18n system; the gamification rules engine; anything already covered by passing tests that is not on the persistence path.</w:t>
      </w:r>
    </w:p>
    <w:p>
      <w:pPr>
        <w:pStyle w:val="Heading2"/>
      </w:pPr>
      <w:r>
        <w:t xml:space="preserve">Rules that keep the live site safe</w:t>
      </w:r>
    </w:p>
    <w:p>
      <w:pPr>
        <w:pStyle w:val="ListParagraph"/>
        <w:numPr>
          <w:ilvl w:val="0"/>
          <w:numId w:val="2"/>
        </w:numPr>
        <w:spacing w:after="60"/>
      </w:pPr>
      <w:r>
        <w:rPr>
          <w:rFonts w:ascii="Arial" w:cs="Arial" w:eastAsia="Arial" w:hAnsi="Arial"/>
          <w:b w:val="false"/>
          <w:bCs w:val="false"/>
          <w:sz w:val="22"/>
          <w:szCs w:val="22"/>
        </w:rPr>
        <w:t xml:space="preserve">Never mix refactor and feature changes in one PR.</w:t>
      </w:r>
    </w:p>
    <w:p>
      <w:pPr>
        <w:pStyle w:val="ListParagraph"/>
        <w:numPr>
          <w:ilvl w:val="0"/>
          <w:numId w:val="2"/>
        </w:numPr>
        <w:spacing w:after="60"/>
      </w:pPr>
      <w:r>
        <w:rPr>
          <w:rFonts w:ascii="Arial" w:cs="Arial" w:eastAsia="Arial" w:hAnsi="Arial"/>
          <w:b w:val="false"/>
          <w:bCs w:val="false"/>
          <w:sz w:val="22"/>
          <w:szCs w:val="22"/>
        </w:rPr>
        <w:t xml:space="preserve">Every strangler wave is reversible until reads are switched; keep the blob as read-only fallback until a month of clean parity.</w:t>
      </w:r>
    </w:p>
    <w:p>
      <w:pPr>
        <w:pStyle w:val="ListParagraph"/>
        <w:numPr>
          <w:ilvl w:val="0"/>
          <w:numId w:val="2"/>
        </w:numPr>
        <w:spacing w:after="60"/>
      </w:pPr>
      <w:r>
        <w:rPr>
          <w:rFonts w:ascii="Arial" w:cs="Arial" w:eastAsia="Arial" w:hAnsi="Arial"/>
          <w:b w:val="false"/>
          <w:bCs w:val="false"/>
          <w:sz w:val="22"/>
          <w:szCs w:val="22"/>
        </w:rPr>
        <w:t xml:space="preserve">Take a database snapshot before every cutover; soak every wave on staging first, behind environment flags.</w:t>
      </w:r>
    </w:p>
    <w:p>
      <w:pPr>
        <w:pStyle w:val="ListParagraph"/>
        <w:numPr>
          <w:ilvl w:val="0"/>
          <w:numId w:val="2"/>
        </w:numPr>
        <w:spacing w:after="60"/>
      </w:pPr>
      <w:r>
        <w:rPr>
          <w:rFonts w:ascii="Arial" w:cs="Arial" w:eastAsia="Arial" w:hAnsi="Arial"/>
          <w:b w:val="false"/>
          <w:bCs w:val="false"/>
          <w:sz w:val="22"/>
          <w:szCs w:val="22"/>
        </w:rPr>
        <w:t xml:space="preserve">Run the e2e smoke suite against staging before every production deploy.</w:t>
      </w:r>
    </w:p>
    <w:p>
      <w:pPr>
        <w:pStyle w:val="ListParagraph"/>
        <w:numPr>
          <w:ilvl w:val="0"/>
          <w:numId w:val="2"/>
        </w:numPr>
        <w:spacing w:after="60"/>
      </w:pPr>
      <w:r>
        <w:rPr>
          <w:rFonts w:ascii="Arial" w:cs="Arial" w:eastAsia="Arial" w:hAnsi="Arial"/>
          <w:b w:val="false"/>
          <w:bCs w:val="false"/>
          <w:sz w:val="22"/>
          <w:szCs w:val="22"/>
        </w:rPr>
        <w:t xml:space="preserve">If the 25-agent workflow continues, agent output merges only through the same CI gate as human code, and secrets leave the working tree (see ISS-12).</w:t>
      </w:r>
    </w:p>
    <w:p>
      <w:pPr>
        <w:pStyle w:val="Heading1"/>
        <w:pageBreakBefore/>
      </w:pPr>
      <w:r>
        <w:t xml:space="preserve">G. Minimum Production-Readiness Checklist (summary)</w:t>
      </w:r>
    </w:p>
    <w:p>
      <w:pPr>
        <w:spacing w:after="120"/>
      </w:pPr>
      <w:r>
        <w:rPr>
          <w:rFonts w:ascii="Arial" w:cs="Arial" w:eastAsia="Arial" w:hAnsi="Arial"/>
          <w:sz w:val="22"/>
          <w:szCs w:val="22"/>
        </w:rPr>
        <w:t xml:space="preserve">The full 38-item check-box version lives in PRODUCTION-READINESS-CHECKLIST.md and the Excel workbook. The bar to clear before inviting real classrooms:</w:t>
      </w:r>
    </w:p>
    <w:p>
      <w:pPr>
        <w:pStyle w:val="ListParagraph"/>
        <w:numPr>
          <w:ilvl w:val="0"/>
          <w:numId w:val="2"/>
        </w:numPr>
        <w:spacing w:after="60"/>
      </w:pPr>
      <w:r>
        <w:rPr>
          <w:rFonts w:ascii="Arial" w:cs="Arial" w:eastAsia="Arial" w:hAnsi="Arial"/>
          <w:b/>
          <w:bCs/>
          <w:sz w:val="22"/>
          <w:szCs w:val="22"/>
        </w:rPr>
        <w:t xml:space="preserve">Security: </w:t>
      </w:r>
      <w:r>
        <w:rPr>
          <w:rFonts w:ascii="Arial" w:cs="Arial" w:eastAsia="Arial" w:hAnsi="Arial"/>
          <w:sz w:val="22"/>
          <w:szCs w:val="22"/>
        </w:rPr>
        <w:t xml:space="preserve">teacher registration gated; durable rate limits on auth + AI; session revocation live; secrets only in Vercel env (rotated, scanned); security headers + CSP report-only; admin audit log.</w:t>
      </w:r>
    </w:p>
    <w:p>
      <w:pPr>
        <w:pStyle w:val="ListParagraph"/>
        <w:numPr>
          <w:ilvl w:val="0"/>
          <w:numId w:val="2"/>
        </w:numPr>
        <w:spacing w:after="60"/>
      </w:pPr>
      <w:r>
        <w:rPr>
          <w:rFonts w:ascii="Arial" w:cs="Arial" w:eastAsia="Arial" w:hAnsi="Arial"/>
          <w:b/>
          <w:bCs/>
          <w:sz w:val="22"/>
          <w:szCs w:val="22"/>
        </w:rPr>
        <w:t xml:space="preserve">Data: </w:t>
      </w:r>
      <w:r>
        <w:rPr>
          <w:rFonts w:ascii="Arial" w:cs="Arial" w:eastAsia="Arial" w:hAnsi="Arial"/>
          <w:sz w:val="22"/>
          <w:szCs w:val="22"/>
        </w:rPr>
        <w:t xml:space="preserve">automated backups with a passed restore drill; migration framework; blob freeze enforced; hot domains on normalized tables; RPO &lt;= 24h / RTO &lt;= 4h documented.</w:t>
      </w:r>
    </w:p>
    <w:p>
      <w:pPr>
        <w:pStyle w:val="ListParagraph"/>
        <w:numPr>
          <w:ilvl w:val="0"/>
          <w:numId w:val="2"/>
        </w:numPr>
        <w:spacing w:after="60"/>
      </w:pPr>
      <w:r>
        <w:rPr>
          <w:rFonts w:ascii="Arial" w:cs="Arial" w:eastAsia="Arial" w:hAnsi="Arial"/>
          <w:b/>
          <w:bCs/>
          <w:sz w:val="22"/>
          <w:szCs w:val="22"/>
        </w:rPr>
        <w:t xml:space="preserve">Deployment: </w:t>
      </w:r>
      <w:r>
        <w:rPr>
          <w:rFonts w:ascii="Arial" w:cs="Arial" w:eastAsia="Arial" w:hAnsi="Arial"/>
          <w:sz w:val="22"/>
          <w:szCs w:val="22"/>
        </w:rPr>
        <w:t xml:space="preserve">CI green required to deploy; staging with seeded data; documented rollback (code via Vercel, data via snapshot policy); Node pinned; environment matrix documented.</w:t>
      </w:r>
    </w:p>
    <w:p>
      <w:pPr>
        <w:pStyle w:val="ListParagraph"/>
        <w:numPr>
          <w:ilvl w:val="0"/>
          <w:numId w:val="2"/>
        </w:numPr>
        <w:spacing w:after="60"/>
      </w:pPr>
      <w:r>
        <w:rPr>
          <w:rFonts w:ascii="Arial" w:cs="Arial" w:eastAsia="Arial" w:hAnsi="Arial"/>
          <w:b/>
          <w:bCs/>
          <w:sz w:val="22"/>
          <w:szCs w:val="22"/>
        </w:rPr>
        <w:t xml:space="preserve">Testing: </w:t>
      </w:r>
      <w:r>
        <w:rPr>
          <w:rFonts w:ascii="Arial" w:cs="Arial" w:eastAsia="Arial" w:hAnsi="Arial"/>
          <w:sz w:val="22"/>
          <w:szCs w:val="22"/>
        </w:rPr>
        <w:t xml:space="preserve">unit + build on every PR; e2e smoke on staging per release; the five critical flows covered: register/login; practice attempt + mistake book; lesson progress; teacher assignment -&gt; student submission -&gt; grading; parent view.</w:t>
      </w:r>
    </w:p>
    <w:p>
      <w:pPr>
        <w:pStyle w:val="ListParagraph"/>
        <w:numPr>
          <w:ilvl w:val="0"/>
          <w:numId w:val="2"/>
        </w:numPr>
        <w:spacing w:after="60"/>
      </w:pPr>
      <w:r>
        <w:rPr>
          <w:rFonts w:ascii="Arial" w:cs="Arial" w:eastAsia="Arial" w:hAnsi="Arial"/>
          <w:b/>
          <w:bCs/>
          <w:sz w:val="22"/>
          <w:szCs w:val="22"/>
        </w:rPr>
        <w:t xml:space="preserve">Monitoring: </w:t>
      </w:r>
      <w:r>
        <w:rPr>
          <w:rFonts w:ascii="Arial" w:cs="Arial" w:eastAsia="Arial" w:hAnsi="Arial"/>
          <w:sz w:val="22"/>
          <w:szCs w:val="22"/>
        </w:rPr>
        <w:t xml:space="preserve">error-tracker alerting to a watched channel; uptime checks; LLM spend alarm; weekly error-trend review.</w:t>
      </w:r>
    </w:p>
    <w:p>
      <w:pPr>
        <w:pStyle w:val="ListParagraph"/>
        <w:numPr>
          <w:ilvl w:val="0"/>
          <w:numId w:val="2"/>
        </w:numPr>
        <w:spacing w:after="60"/>
      </w:pPr>
      <w:r>
        <w:rPr>
          <w:rFonts w:ascii="Arial" w:cs="Arial" w:eastAsia="Arial" w:hAnsi="Arial"/>
          <w:b/>
          <w:bCs/>
          <w:sz w:val="22"/>
          <w:szCs w:val="22"/>
        </w:rPr>
        <w:t xml:space="preserve">Documentation: </w:t>
      </w:r>
      <w:r>
        <w:rPr>
          <w:rFonts w:ascii="Arial" w:cs="Arial" w:eastAsia="Arial" w:hAnsi="Arial"/>
          <w:sz w:val="22"/>
          <w:szCs w:val="22"/>
        </w:rPr>
        <w:t xml:space="preserve">real README; ARCHITECTURE.md; ONBOARDING.md; incident runbook; data-flow/privacy map.</w:t>
      </w:r>
    </w:p>
    <w:p>
      <w:pPr>
        <w:pStyle w:val="ListParagraph"/>
        <w:numPr>
          <w:ilvl w:val="0"/>
          <w:numId w:val="2"/>
        </w:numPr>
        <w:spacing w:after="60"/>
      </w:pPr>
      <w:r>
        <w:rPr>
          <w:rFonts w:ascii="Arial" w:cs="Arial" w:eastAsia="Arial" w:hAnsi="Arial"/>
          <w:b/>
          <w:bCs/>
          <w:sz w:val="22"/>
          <w:szCs w:val="22"/>
        </w:rPr>
        <w:t xml:space="preserve">User experience: </w:t>
      </w:r>
      <w:r>
        <w:rPr>
          <w:rFonts w:ascii="Arial" w:cs="Arial" w:eastAsia="Arial" w:hAnsi="Arial"/>
          <w:sz w:val="22"/>
          <w:szCs w:val="22"/>
        </w:rPr>
        <w:t xml:space="preserve">route error boundaries (currently zero); loading states; mobile check of the five critical flows; bilingual copy pass on auth and core student flows.</w:t>
      </w:r>
    </w:p>
    <w:p>
      <w:pPr>
        <w:pStyle w:val="ListParagraph"/>
        <w:numPr>
          <w:ilvl w:val="0"/>
          <w:numId w:val="2"/>
        </w:numPr>
        <w:spacing w:after="60"/>
      </w:pPr>
      <w:r>
        <w:rPr>
          <w:rFonts w:ascii="Arial" w:cs="Arial" w:eastAsia="Arial" w:hAnsi="Arial"/>
          <w:b/>
          <w:bCs/>
          <w:sz w:val="22"/>
          <w:szCs w:val="22"/>
        </w:rPr>
        <w:t xml:space="preserve">Privacy: </w:t>
      </w:r>
      <w:r>
        <w:rPr>
          <w:rFonts w:ascii="Arial" w:cs="Arial" w:eastAsia="Arial" w:hAnsi="Arial"/>
          <w:sz w:val="22"/>
          <w:szCs w:val="22"/>
        </w:rPr>
        <w:t xml:space="preserve">policy published; consent captured; provider list + terms reviewed; deletion/export path; LLM data minimization documented.</w:t>
      </w:r>
    </w:p>
    <w:p>
      <w:pPr>
        <w:pStyle w:val="Heading1"/>
        <w:pageBreakBefore/>
      </w:pPr>
      <w:r>
        <w:t xml:space="preserve">H. Suggested Backlog (24 tickets)</w:t>
      </w:r>
    </w:p>
    <w:p>
      <w:pPr>
        <w:spacing w:after="120"/>
      </w:pPr>
      <w:r>
        <w:rPr>
          <w:rFonts w:ascii="Arial" w:cs="Arial" w:eastAsia="Arial" w:hAnsi="Arial"/>
          <w:sz w:val="22"/>
          <w:szCs w:val="22"/>
        </w:rPr>
        <w:t xml:space="preserve">Full descriptions and acceptance criteria are in ENGINEERING-BACKLOG.md and the Excel workbook (sheet 'Backlog'). Owners: JD = junior developer, SE = senior engineer, PO = product owner, DO = DevOps hat, DS = designer.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826"/>
        <w:gridCol w:w="700"/>
        <w:gridCol w:w="1400"/>
        <w:gridCol w:w="1300"/>
      </w:tblGrid>
      <w:tr>
        <w:trPr>
          <w:tblHeader/>
        </w:trPr>
        <w:tc>
          <w:tcPr>
            <w:tcW w:type="dxa" w:w="8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ID</w:t>
            </w:r>
          </w:p>
        </w:tc>
        <w:tc>
          <w:tcPr>
            <w:tcW w:type="dxa" w:w="4826"/>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Title</w:t>
            </w:r>
          </w:p>
        </w:tc>
        <w:tc>
          <w:tcPr>
            <w:tcW w:type="dxa" w:w="7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Pri</w:t>
            </w:r>
          </w:p>
        </w:tc>
        <w:tc>
          <w:tcPr>
            <w:tcW w:type="dxa" w:w="14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Window</w:t>
            </w:r>
          </w:p>
        </w:tc>
        <w:tc>
          <w:tcPr>
            <w:tcW w:type="dxa" w:w="13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Owner</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BK-01</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Enable and verify database backups (restore drill)</w:t>
            </w:r>
          </w:p>
        </w:tc>
        <w:tc>
          <w:tcPr>
            <w:tcW w:type="dxa" w:w="70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jc w:val="center"/>
            </w:pPr>
            <w:r>
              <w:rPr>
                <w:rFonts w:ascii="Arial" w:cs="Arial" w:eastAsia="Arial" w:hAnsi="Arial"/>
                <w:sz w:val="18"/>
                <w:szCs w:val="18"/>
              </w:rPr>
              <w:t xml:space="preserve">P0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1-2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DO/JD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BK-02</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Make CI a real gate (tests + build on every PR; green main to deploy)</w:t>
            </w:r>
          </w:p>
        </w:tc>
        <w:tc>
          <w:tcPr>
            <w:tcW w:type="dxa" w:w="70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jc w:val="center"/>
            </w:pPr>
            <w:r>
              <w:rPr>
                <w:rFonts w:ascii="Arial" w:cs="Arial" w:eastAsia="Arial" w:hAnsi="Arial"/>
                <w:sz w:val="18"/>
                <w:szCs w:val="18"/>
              </w:rPr>
              <w:t xml:space="preserve">P0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1-2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BK-03</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Error tracking (Sentry) + uptime alerts</w:t>
            </w:r>
          </w:p>
        </w:tc>
        <w:tc>
          <w:tcPr>
            <w:tcW w:type="dxa" w:w="70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jc w:val="center"/>
            </w:pPr>
            <w:r>
              <w:rPr>
                <w:rFonts w:ascii="Arial" w:cs="Arial" w:eastAsia="Arial" w:hAnsi="Arial"/>
                <w:sz w:val="18"/>
                <w:szCs w:val="18"/>
              </w:rPr>
              <w:t xml:space="preserve">P0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1-2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BK-04</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Secret rotation + gitleaks scanning; delete key files</w:t>
            </w:r>
          </w:p>
        </w:tc>
        <w:tc>
          <w:tcPr>
            <w:tcW w:type="dxa" w:w="70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jc w:val="center"/>
            </w:pPr>
            <w:r>
              <w:rPr>
                <w:rFonts w:ascii="Arial" w:cs="Arial" w:eastAsia="Arial" w:hAnsi="Arial"/>
                <w:sz w:val="18"/>
                <w:szCs w:val="18"/>
              </w:rPr>
              <w:t xml:space="preserve">P0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1-2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PO+JD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BK-05</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Gate teacher registration; audit parent linking</w:t>
            </w:r>
          </w:p>
        </w:tc>
        <w:tc>
          <w:tcPr>
            <w:tcW w:type="dxa" w:w="70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jc w:val="center"/>
            </w:pPr>
            <w:r>
              <w:rPr>
                <w:rFonts w:ascii="Arial" w:cs="Arial" w:eastAsia="Arial" w:hAnsi="Arial"/>
                <w:sz w:val="18"/>
                <w:szCs w:val="18"/>
              </w:rPr>
              <w:t xml:space="preserve">P0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1-2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BK-06</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Durable rate limiting (auth + AI routes)</w:t>
            </w:r>
          </w:p>
        </w:tc>
        <w:tc>
          <w:tcPr>
            <w:tcW w:type="dxa" w:w="70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jc w:val="center"/>
            </w:pPr>
            <w:r>
              <w:rPr>
                <w:rFonts w:ascii="Arial" w:cs="Arial" w:eastAsia="Arial" w:hAnsi="Arial"/>
                <w:sz w:val="18"/>
                <w:szCs w:val="18"/>
              </w:rPr>
              <w:t xml:space="preserve">P0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1-2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BK-07</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'app_state freeze' ADR + PR checklist</w:t>
            </w:r>
          </w:p>
        </w:tc>
        <w:tc>
          <w:tcPr>
            <w:tcW w:type="dxa" w:w="70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jc w:val="center"/>
            </w:pPr>
            <w:r>
              <w:rPr>
                <w:rFonts w:ascii="Arial" w:cs="Arial" w:eastAsia="Arial" w:hAnsi="Arial"/>
                <w:sz w:val="18"/>
                <w:szCs w:val="18"/>
              </w:rPr>
              <w:t xml:space="preserve">P0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1-2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BK-08</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Migration framework + schema baseline</w:t>
            </w:r>
          </w:p>
        </w:tc>
        <w:tc>
          <w:tcPr>
            <w:tcW w:type="dxa" w:w="70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P1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3-4</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BK-09</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Shared API handler: auth + zod validation + error envelope</w:t>
            </w:r>
          </w:p>
        </w:tc>
        <w:tc>
          <w:tcPr>
            <w:tcW w:type="dxa" w:w="70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P1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3-8</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BK-10</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Staging environment + release smoke suite</w:t>
            </w:r>
          </w:p>
        </w:tc>
        <w:tc>
          <w:tcPr>
            <w:tcW w:type="dxa" w:w="70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P1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3-4</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DO/JD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BK-11</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Strangler wave 1a: learning_events + lesson_progress</w:t>
            </w:r>
          </w:p>
        </w:tc>
        <w:tc>
          <w:tcPr>
            <w:tcW w:type="dxa" w:w="7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spacing w:after="0"/>
              <w:jc w:val="center"/>
            </w:pPr>
            <w:r>
              <w:rPr>
                <w:rFonts w:ascii="Arial" w:cs="Arial" w:eastAsia="Arial" w:hAnsi="Arial"/>
                <w:sz w:val="18"/>
                <w:szCs w:val="18"/>
              </w:rPr>
              <w:t xml:space="preserve">P2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Month 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BK-12</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Strangler wave 1b: messages + notices</w:t>
            </w:r>
          </w:p>
        </w:tc>
        <w:tc>
          <w:tcPr>
            <w:tcW w:type="dxa" w:w="7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spacing w:after="0"/>
              <w:jc w:val="center"/>
            </w:pPr>
            <w:r>
              <w:rPr>
                <w:rFonts w:ascii="Arial" w:cs="Arial" w:eastAsia="Arial" w:hAnsi="Arial"/>
                <w:sz w:val="18"/>
                <w:szCs w:val="18"/>
              </w:rPr>
              <w:t xml:space="preserve">P2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Month 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BK-13</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Frontend resilience + performance pass (error.tsx, bundles, mobile)</w:t>
            </w:r>
          </w:p>
        </w:tc>
        <w:tc>
          <w:tcPr>
            <w:tcW w:type="dxa" w:w="7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spacing w:after="0"/>
              <w:jc w:val="center"/>
            </w:pPr>
            <w:r>
              <w:rPr>
                <w:rFonts w:ascii="Arial" w:cs="Arial" w:eastAsia="Arial" w:hAnsi="Arial"/>
                <w:sz w:val="18"/>
                <w:szCs w:val="18"/>
              </w:rPr>
              <w:t xml:space="preserve">P2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Month 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JD+DS</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BK-14</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Session revocation + log-out-all</w:t>
            </w:r>
          </w:p>
        </w:tc>
        <w:tc>
          <w:tcPr>
            <w:tcW w:type="dxa" w:w="7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spacing w:after="0"/>
              <w:jc w:val="center"/>
            </w:pPr>
            <w:r>
              <w:rPr>
                <w:rFonts w:ascii="Arial" w:cs="Arial" w:eastAsia="Arial" w:hAnsi="Arial"/>
                <w:sz w:val="18"/>
                <w:szCs w:val="18"/>
              </w:rPr>
              <w:t xml:space="preserve">P2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Month 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BK-15</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Documentation reset (README, ARCHITECTURE, ONBOARDING, branding)</w:t>
            </w:r>
          </w:p>
        </w:tc>
        <w:tc>
          <w:tcPr>
            <w:tcW w:type="dxa" w:w="70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P1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3-4</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JD+PO</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BK-16</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Standard test tooling (Vitest; delete bespoke pipeline)</w:t>
            </w:r>
          </w:p>
        </w:tc>
        <w:tc>
          <w:tcPr>
            <w:tcW w:type="dxa" w:w="7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spacing w:after="0"/>
              <w:jc w:val="center"/>
            </w:pPr>
            <w:r>
              <w:rPr>
                <w:rFonts w:ascii="Arial" w:cs="Arial" w:eastAsia="Arial" w:hAnsi="Arial"/>
                <w:sz w:val="18"/>
                <w:szCs w:val="18"/>
              </w:rPr>
              <w:t xml:space="preserve">P2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Month 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BK-17</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Node pinning + production storage assertion</w:t>
            </w:r>
          </w:p>
        </w:tc>
        <w:tc>
          <w:tcPr>
            <w:tcW w:type="dxa" w:w="70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P1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3-4</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BK-18</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Repo hygiene: archive artifacts, prune 41 branches</w:t>
            </w:r>
          </w:p>
        </w:tc>
        <w:tc>
          <w:tcPr>
            <w:tcW w:type="dxa" w:w="70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P1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3-4</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BK-19</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Classroom load test (k6, 200 students)</w:t>
            </w:r>
          </w:p>
        </w:tc>
        <w:tc>
          <w:tcPr>
            <w:tcW w:type="dxa" w:w="700"/>
            <w:tcBorders>
              <w:top w:val="single" w:color="BFBFBF" w:sz="1"/>
              <w:left w:val="single" w:color="BFBFBF" w:sz="1"/>
              <w:bottom w:val="single" w:color="BFBFBF" w:sz="1"/>
              <w:right w:val="single" w:color="BFBFBF" w:sz="1"/>
            </w:tcBorders>
            <w:shd w:fill="DEEBF7" w:val="clear"/>
            <w:tcMar>
              <w:top w:type="dxa" w:w="60"/>
              <w:left w:type="dxa" w:w="100"/>
              <w:bottom w:type="dxa" w:w="60"/>
              <w:right w:type="dxa" w:w="100"/>
            </w:tcMar>
          </w:tcPr>
          <w:p>
            <w:pPr>
              <w:spacing w:after="0"/>
              <w:jc w:val="center"/>
            </w:pPr>
            <w:r>
              <w:rPr>
                <w:rFonts w:ascii="Arial" w:cs="Arial" w:eastAsia="Arial" w:hAnsi="Arial"/>
                <w:sz w:val="18"/>
                <w:szCs w:val="18"/>
              </w:rPr>
              <w:t xml:space="preserve">P3</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Month 3</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BK-20</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LLM budget guard: hard caps + spend alerts</w:t>
            </w:r>
          </w:p>
        </w:tc>
        <w:tc>
          <w:tcPr>
            <w:tcW w:type="dxa" w:w="7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spacing w:after="0"/>
              <w:jc w:val="center"/>
            </w:pPr>
            <w:r>
              <w:rPr>
                <w:rFonts w:ascii="Arial" w:cs="Arial" w:eastAsia="Arial" w:hAnsi="Arial"/>
                <w:sz w:val="18"/>
                <w:szCs w:val="18"/>
              </w:rPr>
              <w:t xml:space="preserve">P2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Month 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JD+PO</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BK-21</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Security headers + CSP + dependency audit</w:t>
            </w:r>
          </w:p>
        </w:tc>
        <w:tc>
          <w:tcPr>
            <w:tcW w:type="dxa" w:w="700"/>
            <w:tcBorders>
              <w:top w:val="single" w:color="BFBFBF" w:sz="1"/>
              <w:left w:val="single" w:color="BFBFBF" w:sz="1"/>
              <w:bottom w:val="single" w:color="BFBFBF" w:sz="1"/>
              <w:right w:val="single" w:color="BFBFBF" w:sz="1"/>
            </w:tcBorders>
            <w:shd w:fill="DEEBF7" w:val="clear"/>
            <w:tcMar>
              <w:top w:type="dxa" w:w="60"/>
              <w:left w:type="dxa" w:w="100"/>
              <w:bottom w:type="dxa" w:w="60"/>
              <w:right w:type="dxa" w:w="100"/>
            </w:tcMar>
          </w:tcPr>
          <w:p>
            <w:pPr>
              <w:spacing w:after="0"/>
              <w:jc w:val="center"/>
            </w:pPr>
            <w:r>
              <w:rPr>
                <w:rFonts w:ascii="Arial" w:cs="Arial" w:eastAsia="Arial" w:hAnsi="Arial"/>
                <w:sz w:val="18"/>
                <w:szCs w:val="18"/>
              </w:rPr>
              <w:t xml:space="preserve">P3</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Month 3</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BK-22</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Admin audit log</w:t>
            </w:r>
          </w:p>
        </w:tc>
        <w:tc>
          <w:tcPr>
            <w:tcW w:type="dxa" w:w="700"/>
            <w:tcBorders>
              <w:top w:val="single" w:color="BFBFBF" w:sz="1"/>
              <w:left w:val="single" w:color="BFBFBF" w:sz="1"/>
              <w:bottom w:val="single" w:color="BFBFBF" w:sz="1"/>
              <w:right w:val="single" w:color="BFBFBF" w:sz="1"/>
            </w:tcBorders>
            <w:shd w:fill="DEEBF7" w:val="clear"/>
            <w:tcMar>
              <w:top w:type="dxa" w:w="60"/>
              <w:left w:type="dxa" w:w="100"/>
              <w:bottom w:type="dxa" w:w="60"/>
              <w:right w:type="dxa" w:w="100"/>
            </w:tcMar>
          </w:tcPr>
          <w:p>
            <w:pPr>
              <w:spacing w:after="0"/>
              <w:jc w:val="center"/>
            </w:pPr>
            <w:r>
              <w:rPr>
                <w:rFonts w:ascii="Arial" w:cs="Arial" w:eastAsia="Arial" w:hAnsi="Arial"/>
                <w:sz w:val="18"/>
                <w:szCs w:val="18"/>
              </w:rPr>
              <w:t xml:space="preserve">P3</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Month 3</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BK-23</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Rollback + incident runbook + game day</w:t>
            </w:r>
          </w:p>
        </w:tc>
        <w:tc>
          <w:tcPr>
            <w:tcW w:type="dxa" w:w="700"/>
            <w:tcBorders>
              <w:top w:val="single" w:color="BFBFBF" w:sz="1"/>
              <w:left w:val="single" w:color="BFBFBF" w:sz="1"/>
              <w:bottom w:val="single" w:color="BFBFBF" w:sz="1"/>
              <w:right w:val="single" w:color="BFBFBF" w:sz="1"/>
            </w:tcBorders>
            <w:shd w:fill="DEEBF7" w:val="clear"/>
            <w:tcMar>
              <w:top w:type="dxa" w:w="60"/>
              <w:left w:type="dxa" w:w="100"/>
              <w:bottom w:type="dxa" w:w="60"/>
              <w:right w:type="dxa" w:w="100"/>
            </w:tcMar>
          </w:tcPr>
          <w:p>
            <w:pPr>
              <w:spacing w:after="0"/>
              <w:jc w:val="center"/>
            </w:pPr>
            <w:r>
              <w:rPr>
                <w:rFonts w:ascii="Arial" w:cs="Arial" w:eastAsia="Arial" w:hAnsi="Arial"/>
                <w:sz w:val="18"/>
                <w:szCs w:val="18"/>
              </w:rPr>
              <w:t xml:space="preserve">P3</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Month 3</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BK-24</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Privacy pack (policy, consent, data-flow map, deletion)</w:t>
            </w:r>
          </w:p>
        </w:tc>
        <w:tc>
          <w:tcPr>
            <w:tcW w:type="dxa" w:w="700"/>
            <w:tcBorders>
              <w:top w:val="single" w:color="BFBFBF" w:sz="1"/>
              <w:left w:val="single" w:color="BFBFBF" w:sz="1"/>
              <w:bottom w:val="single" w:color="BFBFBF" w:sz="1"/>
              <w:right w:val="single" w:color="BFBFBF" w:sz="1"/>
            </w:tcBorders>
            <w:shd w:fill="DEEBF7" w:val="clear"/>
            <w:tcMar>
              <w:top w:type="dxa" w:w="60"/>
              <w:left w:type="dxa" w:w="100"/>
              <w:bottom w:type="dxa" w:w="60"/>
              <w:right w:type="dxa" w:w="100"/>
            </w:tcMar>
          </w:tcPr>
          <w:p>
            <w:pPr>
              <w:spacing w:after="0"/>
              <w:jc w:val="center"/>
            </w:pPr>
            <w:r>
              <w:rPr>
                <w:rFonts w:ascii="Arial" w:cs="Arial" w:eastAsia="Arial" w:hAnsi="Arial"/>
                <w:sz w:val="18"/>
                <w:szCs w:val="18"/>
              </w:rPr>
              <w:t xml:space="preserve">P3</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Month 3 (start earlier)</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PO+SE</w:t>
            </w:r>
          </w:p>
        </w:tc>
      </w:tr>
    </w:tbl>
    <w:p>
      <w:pPr>
        <w:pStyle w:val="Heading1"/>
        <w:pageBreakBefore/>
      </w:pPr>
      <w:r>
        <w:t xml:space="preserve">I. Risks, Assumptions, and Open Questions</w:t>
      </w:r>
    </w:p>
    <w:p>
      <w:pPr>
        <w:pStyle w:val="Heading2"/>
      </w:pPr>
      <w:r>
        <w:t xml:space="preserve">Assumptions made in this review</w:t>
      </w:r>
    </w:p>
    <w:p>
      <w:pPr>
        <w:pStyle w:val="ListParagraph"/>
        <w:numPr>
          <w:ilvl w:val="0"/>
          <w:numId w:val="2"/>
        </w:numPr>
        <w:spacing w:after="60"/>
      </w:pPr>
      <w:r>
        <w:rPr>
          <w:rFonts w:ascii="Arial" w:cs="Arial" w:eastAsia="Arial" w:hAnsi="Arial"/>
          <w:b w:val="false"/>
          <w:bCs w:val="false"/>
          <w:sz w:val="22"/>
          <w:szCs w:val="22"/>
        </w:rPr>
        <w:t xml:space="preserve">Production uses the Postgres storage provider with a managed instance (verify in Vercel env - the register route's durable-storage check implies it).</w:t>
      </w:r>
    </w:p>
    <w:p>
      <w:pPr>
        <w:pStyle w:val="ListParagraph"/>
        <w:numPr>
          <w:ilvl w:val="0"/>
          <w:numId w:val="2"/>
        </w:numPr>
        <w:spacing w:after="60"/>
      </w:pPr>
      <w:r>
        <w:rPr>
          <w:rFonts w:ascii="Arial" w:cs="Arial" w:eastAsia="Arial" w:hAnsi="Arial"/>
          <w:b w:val="false"/>
          <w:bCs w:val="false"/>
          <w:sz w:val="22"/>
          <w:szCs w:val="22"/>
        </w:rPr>
        <w:t xml:space="preserve">Current real-user volume is very small. If real classrooms are already active, move the privacy pack and strangler wave 1 earlier.</w:t>
      </w:r>
    </w:p>
    <w:p>
      <w:pPr>
        <w:pStyle w:val="ListParagraph"/>
        <w:numPr>
          <w:ilvl w:val="0"/>
          <w:numId w:val="2"/>
        </w:numPr>
        <w:spacing w:after="60"/>
      </w:pPr>
      <w:r>
        <w:rPr>
          <w:rFonts w:ascii="Arial" w:cs="Arial" w:eastAsia="Arial" w:hAnsi="Arial"/>
          <w:b w:val="false"/>
          <w:bCs w:val="false"/>
          <w:sz w:val="22"/>
          <w:szCs w:val="22"/>
        </w:rPr>
        <w:t xml:space="preserve">The .env.local on disk contains live or production-adjacent keys; treat them as compromised-until-rotated given the multi-agent working tree.</w:t>
      </w:r>
    </w:p>
    <w:p>
      <w:pPr>
        <w:pStyle w:val="ListParagraph"/>
        <w:numPr>
          <w:ilvl w:val="0"/>
          <w:numId w:val="2"/>
        </w:numPr>
        <w:spacing w:after="60"/>
      </w:pPr>
      <w:r>
        <w:rPr>
          <w:rFonts w:ascii="Arial" w:cs="Arial" w:eastAsia="Arial" w:hAnsi="Arial"/>
          <w:b w:val="false"/>
          <w:bCs w:val="false"/>
          <w:sz w:val="22"/>
          <w:szCs w:val="22"/>
        </w:rPr>
        <w:t xml:space="preserve">Vercel provides code rollback; no data rollback exists today.</w:t>
      </w:r>
    </w:p>
    <w:p>
      <w:pPr>
        <w:pStyle w:val="Heading2"/>
      </w:pPr>
      <w:r>
        <w:t xml:space="preserve">Open questions for the product owner</w:t>
      </w:r>
    </w:p>
    <w:p>
      <w:pPr>
        <w:pStyle w:val="ListParagraph"/>
        <w:numPr>
          <w:ilvl w:val="0"/>
          <w:numId w:val="2"/>
        </w:numPr>
        <w:spacing w:after="60"/>
      </w:pPr>
      <w:r>
        <w:rPr>
          <w:rFonts w:ascii="Arial" w:cs="Arial" w:eastAsia="Arial" w:hAnsi="Arial"/>
          <w:b w:val="false"/>
          <w:bCs w:val="false"/>
          <w:sz w:val="22"/>
          <w:szCs w:val="22"/>
        </w:rPr>
        <w:t xml:space="preserve">1. Which Postgres host/plan/region serves production, and are provider backups already enabled? (Single most urgent unknown.)</w:t>
      </w:r>
    </w:p>
    <w:p>
      <w:pPr>
        <w:pStyle w:val="ListParagraph"/>
        <w:numPr>
          <w:ilvl w:val="0"/>
          <w:numId w:val="2"/>
        </w:numPr>
        <w:spacing w:after="60"/>
      </w:pPr>
      <w:r>
        <w:rPr>
          <w:rFonts w:ascii="Arial" w:cs="Arial" w:eastAsia="Arial" w:hAnsi="Arial"/>
          <w:b w:val="false"/>
          <w:bCs w:val="false"/>
          <w:sz w:val="22"/>
          <w:szCs w:val="22"/>
        </w:rPr>
        <w:t xml:space="preserve">2. Are any real (non-demo) students or teachers already registered? Which region pilots first - HK, mainland, or US? This decides whether PDPO, PIPL, or COPPA/FERPA leads the privacy work.</w:t>
      </w:r>
    </w:p>
    <w:p>
      <w:pPr>
        <w:pStyle w:val="ListParagraph"/>
        <w:numPr>
          <w:ilvl w:val="0"/>
          <w:numId w:val="2"/>
        </w:numPr>
        <w:spacing w:after="60"/>
      </w:pPr>
      <w:r>
        <w:rPr>
          <w:rFonts w:ascii="Arial" w:cs="Arial" w:eastAsia="Arial" w:hAnsi="Arial"/>
          <w:b w:val="false"/>
          <w:bCs w:val="false"/>
          <w:sz w:val="22"/>
          <w:szCs w:val="22"/>
        </w:rPr>
        <w:t xml:space="preserve">3. What is the monthly LLM budget ceiling, and should hard caps cut off the AI tutor when reached?</w:t>
      </w:r>
    </w:p>
    <w:p>
      <w:pPr>
        <w:pStyle w:val="ListParagraph"/>
        <w:numPr>
          <w:ilvl w:val="0"/>
          <w:numId w:val="2"/>
        </w:numPr>
        <w:spacing w:after="60"/>
      </w:pPr>
      <w:r>
        <w:rPr>
          <w:rFonts w:ascii="Arial" w:cs="Arial" w:eastAsia="Arial" w:hAnsi="Arial"/>
          <w:b w:val="false"/>
          <w:bCs w:val="false"/>
          <w:sz w:val="22"/>
          <w:szCs w:val="22"/>
        </w:rPr>
        <w:t xml:space="preserve">4. Will the 25-agent development model continue? If yes, the CI gate and branch policy become mandatory and secrets must leave the working tree.</w:t>
      </w:r>
    </w:p>
    <w:p>
      <w:pPr>
        <w:pStyle w:val="ListParagraph"/>
        <w:numPr>
          <w:ilvl w:val="0"/>
          <w:numId w:val="2"/>
        </w:numPr>
        <w:spacing w:after="60"/>
      </w:pPr>
      <w:r>
        <w:rPr>
          <w:rFonts w:ascii="Arial" w:cs="Arial" w:eastAsia="Arial" w:hAnsi="Arial"/>
          <w:b w:val="false"/>
          <w:bCs w:val="false"/>
          <w:sz w:val="22"/>
          <w:szCs w:val="22"/>
        </w:rPr>
        <w:t xml:space="preserve">5. Who owns the mais.ac domain and the Vercel account (bus-factor check)?</w:t>
      </w:r>
    </w:p>
    <w:p>
      <w:pPr>
        <w:pStyle w:val="ListParagraph"/>
        <w:numPr>
          <w:ilvl w:val="0"/>
          <w:numId w:val="2"/>
        </w:numPr>
        <w:spacing w:after="60"/>
      </w:pPr>
      <w:r>
        <w:rPr>
          <w:rFonts w:ascii="Arial" w:cs="Arial" w:eastAsia="Arial" w:hAnsi="Arial"/>
          <w:b w:val="false"/>
          <w:bCs w:val="false"/>
          <w:sz w:val="22"/>
          <w:szCs w:val="22"/>
        </w:rPr>
        <w:t xml:space="preserve">6. Is the xAPI LRS integration active in production (external transfer of learning records)?</w:t>
      </w:r>
    </w:p>
    <w:p>
      <w:pPr>
        <w:pStyle w:val="ListParagraph"/>
        <w:numPr>
          <w:ilvl w:val="0"/>
          <w:numId w:val="2"/>
        </w:numPr>
        <w:spacing w:after="60"/>
      </w:pPr>
      <w:r>
        <w:rPr>
          <w:rFonts w:ascii="Arial" w:cs="Arial" w:eastAsia="Arial" w:hAnsi="Arial"/>
          <w:b w:val="false"/>
          <w:bCs w:val="false"/>
          <w:sz w:val="22"/>
          <w:szCs w:val="22"/>
        </w:rPr>
        <w:t xml:space="preserve">7. Target pilot date and class size - the load-test scenario and wave-1 scope should match it.</w:t>
      </w:r>
    </w:p>
    <w:p>
      <w:pPr>
        <w:pStyle w:val="Heading2"/>
      </w:pPr>
      <w:r>
        <w:t xml:space="preserve">Residual risks even if the roadmap is followed</w:t>
      </w:r>
    </w:p>
    <w:p>
      <w:pPr>
        <w:pStyle w:val="ListParagraph"/>
        <w:numPr>
          <w:ilvl w:val="0"/>
          <w:numId w:val="2"/>
        </w:numPr>
        <w:spacing w:after="60"/>
      </w:pPr>
      <w:r>
        <w:rPr>
          <w:rFonts w:ascii="Arial" w:cs="Arial" w:eastAsia="Arial" w:hAnsi="Arial"/>
          <w:b w:val="false"/>
          <w:bCs w:val="false"/>
          <w:sz w:val="22"/>
          <w:szCs w:val="22"/>
        </w:rPr>
        <w:t xml:space="preserve">The blob remains a single point of failure until wave 2 completes (mitigate: snapshots + freeze).</w:t>
      </w:r>
    </w:p>
    <w:p>
      <w:pPr>
        <w:pStyle w:val="ListParagraph"/>
        <w:numPr>
          <w:ilvl w:val="0"/>
          <w:numId w:val="2"/>
        </w:numPr>
        <w:spacing w:after="60"/>
      </w:pPr>
      <w:r>
        <w:rPr>
          <w:rFonts w:ascii="Arial" w:cs="Arial" w:eastAsia="Arial" w:hAnsi="Arial"/>
          <w:b w:val="false"/>
          <w:bCs w:val="false"/>
          <w:sz w:val="22"/>
          <w:szCs w:val="22"/>
        </w:rPr>
        <w:t xml:space="preserve">LLM provider changes can silently alter tutor/adaptive behavior (mitigate: recommendation log + golden-prompt tests).</w:t>
      </w:r>
    </w:p>
    <w:p>
      <w:pPr>
        <w:pStyle w:val="ListParagraph"/>
        <w:numPr>
          <w:ilvl w:val="0"/>
          <w:numId w:val="2"/>
        </w:numPr>
        <w:spacing w:after="60"/>
      </w:pPr>
      <w:r>
        <w:rPr>
          <w:rFonts w:ascii="Arial" w:cs="Arial" w:eastAsia="Arial" w:hAnsi="Arial"/>
          <w:b w:val="false"/>
          <w:bCs w:val="false"/>
          <w:sz w:val="22"/>
          <w:szCs w:val="22"/>
        </w:rPr>
        <w:t xml:space="preserve">Content-pipeline scripts have no dependency lockfiles and may not reproduce identically (accepted for now).</w:t>
      </w:r>
    </w:p>
    <w:p>
      <w:pPr>
        <w:pStyle w:val="Heading1"/>
        <w:pageBreakBefore/>
      </w:pPr>
      <w:r>
        <w:t xml:space="preserve">J. Final Recommendation</w:t>
      </w:r>
    </w:p>
    <w:p>
      <w:pPr>
        <w:spacing w:after="120"/>
      </w:pPr>
      <w:r>
        <w:rPr>
          <w:rFonts w:ascii="Arial" w:cs="Arial" w:eastAsia="Arial" w:hAnsi="Arial"/>
          <w:b/>
          <w:bCs/>
          <w:sz w:val="22"/>
          <w:szCs w:val="22"/>
        </w:rPr>
        <w:t xml:space="preserve">Partially refactor. Do not rebuild, and do not keep modifying the current core unchanged.</w:t>
      </w:r>
    </w:p>
    <w:p>
      <w:pPr>
        <w:pStyle w:val="ListParagraph"/>
        <w:numPr>
          <w:ilvl w:val="0"/>
          <w:numId w:val="2"/>
        </w:numPr>
        <w:spacing w:after="60"/>
      </w:pPr>
      <w:r>
        <w:rPr>
          <w:rFonts w:ascii="Arial" w:cs="Arial" w:eastAsia="Arial" w:hAnsi="Arial"/>
          <w:b/>
          <w:bCs/>
          <w:sz w:val="22"/>
          <w:szCs w:val="22"/>
        </w:rPr>
        <w:t xml:space="preserve">Why not rebuild: </w:t>
      </w:r>
      <w:r>
        <w:rPr>
          <w:rFonts w:ascii="Arial" w:cs="Arial" w:eastAsia="Arial" w:hAnsi="Arial"/>
          <w:sz w:val="22"/>
          <w:szCs w:val="22"/>
        </w:rPr>
        <w:t>the product works in production; </w:t>
      </w:r>
      <w:del w:id="27" w:author="Codex" w:date="2026-07-06T06:22:58Z">
        <w:r>
          <w:delText>roughly 300k lines of strict, typed, heavily unit-tested code</w:delText>
        </w:r>
      </w:del>
      <w:ins w:id="28" w:author="Codex" w:date="2026-07-06T06:22:58Z">
        <w:r>
          <w:t>hundreds of thousands of strict, typed lines plus a sizable test suite</w:t>
        </w:r>
      </w:ins>
      <w:r>
        <w:rPr>
          <w:rFonts w:ascii="Arial" w:cs="Arial" w:eastAsia="Arial" w:hAnsi="Arial"/>
          <w:sz w:val="22"/>
          <w:szCs w:val="22"/>
        </w:rPr>
        <w:t> plus three curricula of content pipelines represent months of embedded knowledge; a rebuild would freeze features for a quarter, still require a data migration at the end, and discard the e2e suite that is precisely the safety harness a refactor needs. Rebuilds of working MVPs by small teams usually fail on scope.</w:t>
      </w:r>
    </w:p>
    <w:p>
      <w:pPr>
        <w:pStyle w:val="ListParagraph"/>
        <w:numPr>
          <w:ilvl w:val="0"/>
          <w:numId w:val="2"/>
        </w:numPr>
        <w:spacing w:after="60"/>
      </w:pPr>
      <w:r>
        <w:rPr>
          <w:rFonts w:ascii="Arial" w:cs="Arial" w:eastAsia="Arial" w:hAnsi="Arial"/>
          <w:b/>
          <w:bCs/>
          <w:sz w:val="22"/>
          <w:szCs w:val="22"/>
        </w:rPr>
        <w:t xml:space="preserve">Why not continue as-is: </w:t>
      </w:r>
      <w:r>
        <w:rPr>
          <w:rFonts w:ascii="Arial" w:cs="Arial" w:eastAsia="Arial" w:hAnsi="Arial"/>
          <w:sz w:val="22"/>
          <w:szCs w:val="22"/>
        </w:rPr>
        <w:t xml:space="preserve">the single-JSON-blob store, absent migrations and backups, ungated CI, and open teacher registration mean the next growth spurt or the next bad deploy can destroy data and trust. These are foundation defects, not cosmetic debt.</w:t>
      </w:r>
    </w:p>
    <w:p>
      <w:pPr>
        <w:pStyle w:val="ListParagraph"/>
        <w:numPr>
          <w:ilvl w:val="0"/>
          <w:numId w:val="2"/>
        </w:numPr>
        <w:spacing w:after="60"/>
      </w:pPr>
      <w:r>
        <w:rPr>
          <w:rFonts w:ascii="Arial" w:cs="Arial" w:eastAsia="Arial" w:hAnsi="Arial"/>
          <w:b/>
          <w:bCs/>
          <w:sz w:val="22"/>
          <w:szCs w:val="22"/>
        </w:rPr>
        <w:t xml:space="preserve">The middle path is already proven in this codebase: </w:t>
      </w:r>
      <w:r>
        <w:rPr>
          <w:rFonts w:ascii="Arial" w:cs="Arial" w:eastAsia="Arial" w:hAnsi="Arial"/>
          <w:sz w:val="22"/>
          <w:szCs w:val="22"/>
        </w:rPr>
        <w:t xml:space="preserve">the hot-auth and practice-attempt fast paths show the strangler migration works here. Finish that job domain by domain behind the existing tests, add the missing safety nets (backups, CI, monitoring, migrations) in the first two weeks, and close the security and privacy gaps before real students arrive.</w:t>
      </w:r>
    </w:p>
    <w:p>
      <w:pPr>
        <w:spacing w:after="120"/>
      </w:pPr>
      <w:r>
        <w:rPr>
          <w:rFonts w:ascii="Arial" w:cs="Arial" w:eastAsia="Arial" w:hAnsi="Arial"/>
          <w:b/>
          <w:bCs/>
          <w:sz w:val="22"/>
          <w:szCs w:val="22"/>
        </w:rPr>
        <w:t xml:space="preserve">If exactly one thing gets done this month, make it Weeks 1-2 of the roadmap - every later step depends on those safety nets.</w:t>
      </w:r>
    </w:p>
    <w:p>
      <w:pPr>
        <w:spacing w:after="120"/>
      </w:pPr>
      <w:r>
        <w:rPr>
          <w:rFonts w:ascii="Arial" w:cs="Arial" w:eastAsia="Arial" w:hAnsi="Arial"/>
          <w:i/>
          <w:iCs/>
          <w:color w:val="808080"/>
          <w:sz w:val="18"/>
          <w:szCs w:val="18"/>
        </w:rPr>
        <w:t xml:space="preserve">Prepared as an advisory document. File paths and line counts refer to the repository state on 6 July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Codex" w:date="2026-07-06T06:18:44Z">
    <w:p>
      <w:r>
        <w:t>Codex correction: API and Playwright counts are supported, but line count and unit-test inventory were stale in the current checkout.</w:t>
      </w:r>
    </w:p>
  </w:comment>
  <w:comment w:id="1" w:author="Codex" w:date="2026-07-06T06:18:44Z">
    <w:p>
      <w:r>
        <w:t>Codex correction: keep the core risk, but note existing hot-auth and student-activity fast-path tables.</w:t>
      </w:r>
    </w:p>
  </w:comment>
  <w:comment w:id="2" w:author="Codex" w:date="2026-07-06T06:18:44Z">
    <w:p>
      <w:r>
        <w:t>Codex correction: separate in-memory auth/parent-link rate limits from persistent AI governance limits; keep the privacy baseline finding.</w:t>
      </w:r>
    </w:p>
  </w:comment>
  <w:comment w:id="3" w:author="Codex" w:date="2026-07-06T06:18:44Z">
    <w:p>
      <w:r>
        <w:t>Codex correction: do not unilaterally delete the owner-approved local credential DOCX; migrate and retire it through A19/owner approval.</w:t>
      </w:r>
    </w:p>
  </w:comment>
  <w:comment w:id="4" w:author="Codex" w:date="2026-07-06T06:18:44Z">
    <w:p>
      <w:r>
        <w:t>Codex correction: current codex branch count in this checkout is 39, not 41.</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of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tabs>
        <w:tab w:val="right" w:pos="9026"/>
      </w:tabs>
    </w:pPr>
    <w:r>
      <w:rPr>
        <w:rFonts w:ascii="Arial" w:cs="Arial" w:eastAsia="Arial" w:hAnsi="Arial"/>
        <w:color w:val="808080"/>
        <w:sz w:val="16"/>
        <w:szCs w:val="16"/>
      </w:rPr>
      <w:t xml:space="preserve">MAIS-MVP Technical Advisory Report</w:t>
    </w:r>
    <w:r>
      <w:rPr>
        <w:rFonts w:ascii="Arial" w:cs="Arial" w:eastAsia="Arial" w:hAnsi="Arial"/>
        <w:color w:val="808080"/>
        <w:sz w:val="16"/>
        <w:szCs w:val="16"/>
      </w:rPr>
      <w:t xml:space="preserve">	6 July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rackRevisions/>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20"/>
      <w:outlineLvl w:val="1"/>
    </w:pPr>
    <w:rPr>
      <w:rFonts w:ascii="Arial" w:cs="Arial" w:eastAsia="Arial" w:hAnsi="Arial"/>
      <w:b/>
      <w:bCs/>
      <w:color w:val="2E5496"/>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2026-07-06T05:44:36.292Z</dcterms:created>
  <dcterms:modified xsi:type="dcterms:W3CDTF">2026-07-06T05:44:36.292Z</dcterms:modified>
</cp:coreProperties>
</file>

<file path=docProps/custom.xml><?xml version="1.0" encoding="utf-8"?>
<Properties xmlns="http://schemas.openxmlformats.org/officeDocument/2006/custom-properties" xmlns:vt="http://schemas.openxmlformats.org/officeDocument/2006/docPropsVTypes"/>
</file>
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72"/>
          <w:szCs w:val="72"/>
        </w:rPr>
        <w:t xml:space="preserve">MAIS-MVP</w:t>
      </w:r>
    </w:p>
    <w:p>
      <w:pPr>
        <w:spacing w:after="120"/>
        <w:jc w:val="center"/>
      </w:pPr>
      <w:r>
        <w:rPr>
          <w:rFonts w:ascii="Arial" w:cs="Arial" w:eastAsia="Arial" w:hAnsi="Arial"/>
          <w:color w:val="2E5496"/>
          <w:sz w:val="40"/>
          <w:szCs w:val="40"/>
        </w:rPr>
        <w:t xml:space="preserve">Senior Technical Review &amp; Advisory Report</w:t>
      </w:r>
    </w:p>
    <w:p>
      <w:pPr>
        <w:spacing w:after="600"/>
        <w:jc w:val="center"/>
      </w:pPr>
      <w:r>
        <w:rPr>
          <w:rFonts w:ascii="Arial" w:cs="Arial" w:eastAsia="Arial" w:hAnsi="Arial"/>
          <w:i/>
          <w:iCs/>
          <w:color w:val="595959"/>
          <w:sz w:val="24"/>
          <w:szCs w:val="24"/>
        </w:rPr>
        <w:t xml:space="preserve">Adaptive learning platform - www.mais.ac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Review 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9" w:author="Codex" w:date="2026-07-09T08:00:00Z">
              <w:r>
                <w:rPr>
                  <w:rFonts w:ascii="Arial" w:cs="Arial" w:eastAsia="Arial" w:hAnsi="Arial"/>
                  <w:sz w:val="20"/>
                  <w:szCs w:val="20"/>
                </w:rPr>
                <w:delText>6 July 2026</w:delText>
              </w:r>
            </w:del>
            <w:ins w:id="10" w:author="Codex" w:date="2026-07-09T08:00:00Z">
              <w:r>
                <w:rPr>
                  <w:rFonts w:ascii="Arial" w:cs="Arial" w:eastAsia="Arial" w:hAnsi="Arial"/>
                  <w:sz w:val="20"/>
                  <w:szCs w:val="20"/>
                </w:rPr>
                <w:t>9 July 2026</w:t>
              </w:r>
            </w:ins>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Scope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11" w:author="Codex" w:date="2026-07-09T08:00:00Z">
              <w:r>
                <w:rPr>
                  <w:rFonts w:ascii="Arial" w:cs="Arial" w:eastAsia="Arial" w:hAnsi="Arial"/>
                  <w:sz w:val="20"/>
                  <w:szCs w:val="20"/>
                </w:rPr>
                <w:delText>Full repository (main branch) + live-site spot check</w:delText>
              </w:r>
            </w:del>
            <w:ins w:id="12" w:author="Codex" w:date="2026-07-09T08:00:00Z">
              <w:r>
                <w:rPr>
                  <w:rFonts w:ascii="Arial" w:cs="Arial" w:eastAsia="Arial" w:hAnsi="Arial"/>
                  <w:sz w:val="20"/>
                  <w:szCs w:val="20"/>
                </w:rPr>
                <w:t>Full repository (main branch), attached teacher-console bug report, and live-site spot checks</w:t>
              </w:r>
            </w:ins>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Audience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Founder / project owner, junior developer, future engineers, product stakeholders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13" w:author="Codex" w:date="2026-07-09T08:00:00Z">
              <w:r>
                <w:rPr>
                  <w:rFonts w:ascii="Arial" w:cs="Arial" w:eastAsia="Arial" w:hAnsi="Arial"/>
                  <w:sz w:val="20"/>
                  <w:szCs w:val="20"/>
                </w:rPr>
                <w:delText>Senior technical advisory review (Claude, acting senior software architect)</w:delText>
              </w:r>
            </w:del>
            <w:ins w:id="14" w:author="Codex" w:date="2026-07-09T08:00:00Z">
              <w:r>
                <w:rPr>
                  <w:rFonts w:ascii="Arial" w:cs="Arial" w:eastAsia="Arial" w:hAnsi="Arial"/>
                  <w:sz w:val="20"/>
                  <w:szCs w:val="20"/>
                </w:rPr>
                <w:t>Senior technical advisory review with Codex July 9 verification update</w:t>
              </w:r>
            </w:ins>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Companion files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15" w:author="Codex" w:date="2026-07-09T08:00:00Z">
              <w:r>
                <w:rPr>
                  <w:rFonts w:ascii="Arial" w:cs="Arial" w:eastAsia="Arial" w:hAnsi="Arial"/>
                  <w:sz w:val="20"/>
                  <w:szCs w:val="20"/>
                </w:rPr>
                <w:delText>MAIS-MVP-Issues-Roadmap-Backlog.xlsx; TECHNICAL-REVIEW.md; PRODUCTION-READINESS-CHECKLIST.md; ENGINEERING-BACKLOG.md</w:delText>
              </w:r>
            </w:del>
            <w:ins w:id="16" w:author="Codex" w:date="2026-07-09T08:00:00Z">
              <w:r>
                <w:rPr>
                  <w:rFonts w:ascii="Arial" w:cs="Arial" w:eastAsia="Arial" w:hAnsi="Arial"/>
                  <w:sz w:val="20"/>
                  <w:szCs w:val="20"/>
                </w:rPr>
                <w:t>MAIS-MVP-Issues-Roadmap-Backlog.xlsx; TECHNICAL-REVIEW.md; PRODUCTION-READINESS-CHECKLIST.md; ENGINEERING-BACKLOG.md; 20260709-Codex-Verification-Report.md</w:t>
              </w:r>
            </w:ins>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Method note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Statements based on direct code inspection are labeled as evidence; anything unverifiable is labeled Assumption or Unverified.</w:t>
            </w:r>
          </w:p>
        </w:tc>
      </w:tr>
    </w:tbl>
    <w:p>
      <w:pPr>
        <w:spacing w:before="400"/>
        <w:jc w:val="center"/>
      </w:pPr>
      <w:r>
        <w:rPr>
          <w:rFonts w:ascii="Arial" w:cs="Arial" w:eastAsia="Arial" w:hAnsi="Arial"/>
          <w:i/>
          <w:iCs/>
          <w:color w:val="808080"/>
          <w:sz w:val="18"/>
          <w:szCs w:val="18"/>
        </w:rPr>
        <w:t xml:space="preserve">Internal advisory document</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808080"/>
          <w:sz w:val="18"/>
          <w:szCs w:val="18"/>
        </w:rPr>
        <w:t xml:space="preserve">Right-click the table and choose "Update Field" in Word to refresh page numbers.</w:t>
      </w:r>
    </w:p>
    <w:p>
      <w:pPr>
        <w:pStyle w:val="Heading1"/>
        <w:pageBreakBefore/>
      </w:pPr>
      <w:r>
        <w:t xml:space="preserve">A. Executive Summary</w:t>
      </w:r>
    </w:p>
    <w:p>
      <w:pPr>
        <w:spacing w:after="120"/>
      </w:pPr>
      <w:r>
        <w:rPr>
          <w:rFonts w:ascii="Arial" w:cs="Arial" w:eastAsia="Arial" w:hAnsi="Arial"/>
          <w:sz w:val="22"/>
          <w:szCs w:val="22"/>
        </w:rPr>
        <w:t>MAIS-MVP is far more substantial than a typical vibe-coded proof of concept: </w:t>
      </w:r>
      <w:r>
        <w:t>hundreds of thousands of TypeScript/TSX lines (current counted scopes range from roughly 392k to 462k), 160 API routes, a sizable but currently drifted node:test inventory, and 60 Playwright browser specs</w:t>
      </w:r>
      <w:r>
        <w:rPr>
          <w:rFonts w:ascii="Arial" w:cs="Arial" w:eastAsia="Arial" w:hAnsi="Arial"/>
          <w:sz w:val="22"/>
          <w:szCs w:val="22"/>
        </w:rPr>
        <w:t>, bilingual content pipelines covering Hong Kong, mainland China, and US curricula, and a working product deployed on Vercel. Password hashing, route guards, AI budget controls, and an AI-governance layer show real security awareness. This codebase is a genuine asset worth building on - not throwing away.</w:t>
      </w:r>
    </w:p>
    <w:p>
      <w:pPr>
        <w:spacing w:after="120"/>
      </w:pPr>
      <w:r>
        <w:rPr>
          <w:rFonts w:ascii="Arial" w:cs="Arial" w:eastAsia="Arial" w:hAnsi="Arial"/>
          <w:b/>
          <w:bCs/>
          <w:sz w:val="22"/>
          <w:szCs w:val="22"/>
        </w:rPr>
        <w:t xml:space="preserve">However, the platform stands on one dangerous foundation and several missing safety nets:</w:t>
      </w:r>
    </w:p>
    <w:p>
      <w:pPr>
        <w:pStyle w:val="ListParagraph"/>
        <w:numPr>
          <w:ilvl w:val="0"/>
          <w:numId w:val="2"/>
        </w:numPr>
        <w:spacing w:after="60"/>
      </w:pPr>
      <w:r>
        <w:rPr>
          <w:rFonts w:ascii="Arial" w:cs="Arial" w:eastAsia="Arial" w:hAnsi="Arial"/>
          <w:b/>
          <w:bCs/>
          <w:sz w:val="22"/>
          <w:szCs w:val="22"/>
        </w:rPr>
        <w:t xml:space="preserve">The database is one giant JSON blob. </w:t>
      </w:r>
      <w:r>
        <w:t>Most legacy compatibility-store data is still stored as a single serialized JSON document in one database row. Mutations through that store lock the row, rewrite the snapshot, and re-sync 22 projection tables; selected auth and student-activity hot paths now use normalized or fast-path tables. The advisory's local 77 MB blob-size observation was not reverified by Codex.</w:t>
      </w:r>
      <w:r>
        <w:rPr>
          <w:rFonts w:ascii="Arial" w:cs="Arial" w:eastAsia="Arial" w:hAnsi="Arial"/>
          <w:sz w:val="22"/>
          <w:szCs w:val="22"/>
        </w:rPr>
        <w:t> This caps the platform at a handful of concurrent users and makes every deploy a data-corruption risk. Encouragingly, the team has already proven the escape route: authentication and practice attempts were successfully moved to real database tables. That same pattern must now be applied to everything else, domain by domain.</w:t>
      </w:r>
    </w:p>
    <w:p>
      <w:pPr>
        <w:pStyle w:val="ListParagraph"/>
        <w:numPr>
          <w:ilvl w:val="0"/>
          <w:numId w:val="2"/>
        </w:numPr>
        <w:spacing w:after="60"/>
      </w:pPr>
      <w:r>
        <w:rPr>
          <w:rFonts w:ascii="Arial" w:cs="Arial" w:eastAsia="Arial" w:hAnsi="Arial"/>
          <w:b/>
          <w:bCs/>
          <w:sz w:val="22"/>
          <w:szCs w:val="22"/>
        </w:rPr>
        <w:t xml:space="preserve">No verified backups, no migration framework, no CI gate. </w:t>
      </w:r>
      <w:r>
        <w:rPr>
          <w:rFonts w:ascii="Arial" w:cs="Arial" w:eastAsia="Arial" w:hAnsi="Arial"/>
          <w:sz w:val="22"/>
          <w:szCs w:val="22"/>
        </w:rPr>
        <w:t xml:space="preserve">The automated pipeline on every code push only installs dependencies; the extensive test suite runs only when manually triggered. There is no schema migration tool and no evidence of tested database backups. A bad deploy or bad write can currently destroy student data permanently.</w:t>
      </w:r>
    </w:p>
    <w:p>
      <w:pPr>
        <w:pStyle w:val="ListParagraph"/>
        <w:numPr>
          <w:ilvl w:val="0"/>
          <w:numId w:val="2"/>
        </w:numPr>
        <w:spacing w:after="60"/>
      </w:pPr>
      <w:r>
        <w:rPr>
          <w:rFonts w:ascii="Arial" w:cs="Arial" w:eastAsia="Arial" w:hAnsi="Arial"/>
          <w:b/>
          <w:bCs/>
          <w:sz w:val="22"/>
          <w:szCs w:val="22"/>
        </w:rPr>
        <w:t xml:space="preserve">Security and privacy gaps that must close before real students arrive. </w:t>
      </w:r>
      <w:r>
        <w:rPr>
          <w:rFonts w:ascii="Arial" w:cs="Arial" w:eastAsia="Arial" w:hAnsi="Arial"/>
          <w:sz w:val="22"/>
          <w:szCs w:val="22"/>
        </w:rPr>
        <w:t>Anyone can self-register as a teacher; sessions cannot be revoked; </w:t>
      </w:r>
      <w:r>
        <w:t>auth and parent-link rate limiting is per-instance memory; AI Tutor governance has a persistent limiter and should be described separately; there is no app-level error tracking</w:t>
      </w:r>
      <w:r>
        <w:rPr>
          <w:rFonts w:ascii="Arial" w:cs="Arial" w:eastAsia="Arial" w:hAnsi="Arial"/>
          <w:sz w:val="22"/>
          <w:szCs w:val="22"/>
        </w:rPr>
        <w:t>; an 'All API Keys.docx' file and .env.local sit in a working folder where up to 25 autonomous AI agents operate; and there is no privacy policy or consent flow despite the platform handling data about minors and sending student context to third-party AI providers.</w:t>
      </w:r>
    </w:p>
    <w:p>
      <w:pPr>
        <w:spacing w:after="120"/>
      </w:pPr>
      <w:del w:id="17" w:author="Codex" w:date="2026-07-09T08:00:00Z">
        <w:r>
          <w:rPr>
            <w:rFonts w:ascii="Arial" w:cs="Arial" w:eastAsia="Arial" w:hAnsi="Arial"/>
            <w:sz w:val="22"/>
            <w:szCs w:val="22"/>
          </w:rPr>
          <w:delText>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w:delText>
        </w:r>
      </w:del>
      <w:ins w:id="18" w:author="Codex" w:date="2026-07-09T08:00:00Z">
        <w:r>
          <w:rPr>
            <w:rFonts w:ascii="Arial" w:cs="Arial" w:eastAsia="Arial" w:hAnsi="Arial"/>
            <w:sz w:val="22"/>
            <w:szCs w:val="22"/>
          </w:rPr>
          <w:t>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 (5) add teacher-console regression coverage and fix the July 9 direct-route/nav/content findings before any classroom-facing teacher pilot.</w:t>
        </w:r>
      </w:ins>
    </w:p>
    <w:p>
      <w:pPr>
        <w:spacing w:after="120"/>
      </w:pPr>
      <w:del w:id="19" w:author="Codex" w:date="2026-07-09T08:00:00Z">
        <w:r>
          <w:rPr>
            <w:rFonts w:ascii="Arial" w:cs="Arial" w:eastAsia="Arial" w:hAnsi="Arial"/>
            <w:b/>
            <w:bCs/>
            <w:sz w:val="22"/>
            <w:szCs w:val="22"/>
          </w:rPr>
          <w:delText>Overall verdict (Section J):</w:delText>
        </w:r>
      </w:del>
      <w:ins w:id="20" w:author="Codex" w:date="2026-07-09T08:00:00Z">
        <w:r>
          <w:rPr>
            <w:rFonts w:ascii="Arial" w:cs="Arial" w:eastAsia="Arial" w:hAnsi="Arial"/>
            <w:b/>
            <w:bCs/>
            <w:sz w:val="22"/>
            <w:szCs w:val="22"/>
          </w:rPr>
          <w:t>Overall verdict (Section K):</w:t>
        </w:r>
      </w:ins>
      <w:r>
        <w:rPr>
          <w:rFonts w:ascii="Arial" w:cs="Arial" w:eastAsia="Arial" w:hAnsi="Arial"/>
          <w:b/>
          <w:bCs/>
          <w:sz w:val="22"/>
          <w:szCs w:val="22"/>
        </w:rPr>
        <w:t xml:space="preserve"> </w:t>
      </w:r>
      <w:r>
        <w:rPr>
          <w:rFonts w:ascii="Arial" w:cs="Arial" w:eastAsia="Arial" w:hAnsi="Arial"/>
          <w:sz w:val="22"/>
          <w:szCs w:val="22"/>
        </w:rPr>
        <w:t xml:space="preserve">keep the codebase; refactor the persistence and security core incrementally. Do not rebuild from scratch.</w:t>
      </w:r>
    </w:p>
    <w:p>
      <w:pPr>
        <w:pStyle w:val="Heading1"/>
        <w:pageBreakBefore/>
      </w:pPr>
      <w:r>
        <w:t xml:space="preserve">B. Current System Assessment</w:t>
      </w:r>
    </w:p>
    <w:p>
      <w:pPr>
        <w:pStyle w:val="Heading2"/>
      </w:pPr>
      <w:r>
        <w:t xml:space="preserve">B.1 Observed architecture (evidence-based)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Layer</w:t>
            </w:r>
          </w:p>
        </w:tc>
        <w:tc>
          <w:tcPr>
            <w:tcW w:type="dxa" w:w="7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What is actually there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Next.js 15 App Router, React 19, Tailwind, Framer Motion, Three.js, Phaser 4 games, KaTeX. ~30 route groups. Largest client component: ThreeDLabCanvas.tsx at 11,240 lines.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~160 Next.js API routes (Node runtime). Business logic concentrated in lib/server - notably userStore.ts (9,937 lines) plus ~56 domain persistence modules.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Database</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dual-provider layer: local SQLite (experimental synchronous node:sqlite) and production Postgres. Core storage is ONE JSON snapshot row (app_state) plus partially migrated normalized tables: auth_users and related, practice_attempts, mistake_book_items, and 22 read-only projection_* tables re-synced on every write.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Authentication</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but competent: PBKDF2-SHA512 (120k iterations) password hashing; HMAC-signed stateless session cookie (httpOnly, SameSite=Lax, 7-day expiry); middleware for pages; per-route role guards for APIs; roles student/teacher/parent/admin.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AI stack</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Providers: Qwen/DashScope, DeepSeek, EduHK, SimpleTex/Mathpix OCR, Resend email, optional xAPI LRS. AI tutor with rate/token budgets; an AI-governance audit module; adaptive engine with knowledge components, skill states, rule-based candidates and LLM-validated recommendations.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Content</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~91 MB of curriculum and question-bank data as TypeScript modules in data/, produced by ~75 Python/Node manifest ('RAG') scripts covering HK, mainland (PEP/BNU/HJB), and US tracks.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Hosting / deploy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Vercel. Custom deploy scripts with environment preflight guards; 'staging' is a script-prepared copy, not a separate environment. GitHub Actions CI exists but the push job only runs npm install.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Testing</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Sizable node:test suite (current common tracked test-file count: 79; dirty tree contains additional untracked tests) and 60 Playwright e2e specs (desktop + mobile). Not run automatically.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Observability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Vercel Analytics is mounted, but no app-level error tracker, structured logs, or alerting were found; current non-test app/components/lib console.* count is 65.</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 workflow</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Up to 25 parallel AI (Codex) agents coordinated through a 60 KB AGENTS.md and a coordination/ directory; 39 codex/* branches in the current checkout; 7,786 tracked files including QA evidence and video plans; owner integrates on main.</w:t>
            </w:r>
          </w:p>
        </w:tc>
      </w:tr>
    </w:tbl>
    <w:p>
      <w:pPr>
        <w:pStyle w:val="Heading2"/>
      </w:pPr>
      <w:r>
        <w:t xml:space="preserve">B.2 Maturity assessment</w:t>
      </w:r>
    </w:p>
    <w:p>
      <w:pPr>
        <w:pStyle w:val="ListParagraph"/>
        <w:numPr>
          <w:ilvl w:val="0"/>
          <w:numId w:val="2"/>
        </w:numPr>
        <w:spacing w:after="60"/>
      </w:pPr>
      <w:r>
        <w:rPr>
          <w:rFonts w:ascii="Arial" w:cs="Arial" w:eastAsia="Arial" w:hAnsi="Arial"/>
          <w:b/>
          <w:bCs/>
          <w:sz w:val="22"/>
          <w:szCs w:val="22"/>
        </w:rPr>
        <w:t xml:space="preserve">Code quality: </w:t>
      </w:r>
      <w:r>
        <w:rPr>
          <w:rFonts w:ascii="Arial" w:cs="Arial" w:eastAsia="Arial" w:hAnsi="Arial"/>
          <w:sz w:val="22"/>
          <w:szCs w:val="22"/>
        </w:rPr>
        <w:t xml:space="preserve">surprisingly disciplined - TypeScript strict mode is on and only ~11 explicit 'any' types exist in non-test app code. The problems are structural (god files, a monolithic store, no linting), not sloppy code.</w:t>
      </w:r>
    </w:p>
    <w:p>
      <w:pPr>
        <w:pStyle w:val="ListParagraph"/>
        <w:numPr>
          <w:ilvl w:val="0"/>
          <w:numId w:val="2"/>
        </w:numPr>
        <w:spacing w:after="60"/>
      </w:pPr>
      <w:r>
        <w:rPr>
          <w:rFonts w:ascii="Arial" w:cs="Arial" w:eastAsia="Arial" w:hAnsi="Arial"/>
          <w:b/>
          <w:bCs/>
          <w:sz w:val="22"/>
          <w:szCs w:val="22"/>
        </w:rPr>
        <w:t xml:space="preserve">Product modeling: </w:t>
      </w:r>
      <w:r>
        <w:rPr>
          <w:rFonts w:ascii="Arial" w:cs="Arial" w:eastAsia="Arial" w:hAnsi="Arial"/>
          <w:sz w:val="22"/>
          <w:szCs w:val="22"/>
        </w:rPr>
        <w:t xml:space="preserve">student, teacher, parent, and admin domains - classes, assignments, submissions, assessments, gamification, forum, messaging - are explicitly modeled with typed contracts. Unusually complete for an MVP; but nearly all of it funnels through the single store module and the JSON payload.</w:t>
      </w:r>
    </w:p>
    <w:p>
      <w:pPr>
        <w:pStyle w:val="ListParagraph"/>
        <w:numPr>
          <w:ilvl w:val="0"/>
          <w:numId w:val="2"/>
        </w:numPr>
        <w:spacing w:after="60"/>
      </w:pPr>
      <w:r>
        <w:rPr>
          <w:rFonts w:ascii="Arial" w:cs="Arial" w:eastAsia="Arial" w:hAnsi="Arial"/>
          <w:b/>
          <w:bCs/>
          <w:sz w:val="22"/>
          <w:szCs w:val="22"/>
        </w:rPr>
        <w:t xml:space="preserve">Operations maturity: low. </w:t>
      </w:r>
      <w:r>
        <w:rPr>
          <w:rFonts w:ascii="Arial" w:cs="Arial" w:eastAsia="Arial" w:hAnsi="Arial"/>
          <w:sz w:val="22"/>
          <w:szCs w:val="22"/>
        </w:rPr>
        <w:t xml:space="preserve">No gated CI, no migrations, unverified backups, no monitoring, secrets on disk. This is where the 'junior + AI agents' workflow shows most.</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README still describes the project as 'HK Math Lab Template' (the live site's meta description does too); AGENTS.md is rich but written for AI agents, not human onboarding; no architecture document reflects the real storage design.</w:t>
      </w:r>
    </w:p>
    <w:p>
      <w:pPr>
        <w:spacing w:after="120"/>
      </w:pPr>
      <w:r>
        <w:rPr>
          <w:rFonts w:ascii="Arial" w:cs="Arial" w:eastAsia="Arial" w:hAnsi="Arial"/>
          <w:b/>
          <w:bCs/>
          <w:i/>
          <w:iCs/>
          <w:sz w:val="22"/>
          <w:szCs w:val="22"/>
        </w:rPr>
        <w:t xml:space="preserve">Assumptions (unverified): </w:t>
      </w:r>
      <w:r>
        <w:rPr>
          <w:rFonts w:ascii="Arial" w:cs="Arial" w:eastAsia="Arial" w:hAnsi="Arial"/>
          <w:i/>
          <w:iCs/>
          <w:sz w:val="22"/>
          <w:szCs w:val="22"/>
        </w:rPr>
        <w:t xml:space="preserve">production uses the Postgres provider (the registration route refuses real signups on Vercel without durable Postgres, which implies it is configured); real-user volume is currently small; no confirmed automated database backups; Vercel plan and limits unknown.</w:t>
      </w:r>
    </w:p>
    <w:p>
      <w:pPr>
        <w:pStyle w:val="Heading1"/>
        <w:pageBreakBefore/>
      </w:pPr>
      <w:r>
        <w:t xml:space="preserve">C. Major Issues</w:t>
      </w:r>
    </w:p>
    <w:p>
      <w:pPr>
        <w:spacing w:after="120"/>
      </w:pPr>
      <w:del w:id="21" w:author="Codex" w:date="2026-07-09T08:00:00Z">
        <w:r>
          <w:rPr>
            <w:rFonts w:ascii="Arial" w:cs="Arial" w:eastAsia="Arial" w:hAnsi="Arial"/>
            <w:sz w:val="22"/>
            <w:szCs w:val="22"/>
          </w:rPr>
          <w:delText>Eighteen issues, ranked by severity then urgency. Full detail for every issue (evidence, why it matters, risk, fix, related tickets) is in the Excel register (sheet 'Issues Register'). The five Critical issues are detailed after the table.</w:delText>
        </w:r>
      </w:del>
      <w:ins w:id="22" w:author="Codex" w:date="2026-07-09T08:00:00Z">
        <w:r>
          <w:rPr>
            <w:rFonts w:ascii="Arial" w:cs="Arial" w:eastAsia="Arial" w:hAnsi="Arial"/>
            <w:sz w:val="22"/>
            <w:szCs w:val="22"/>
          </w:rPr>
          <w:t>Eighteen baseline architecture issues, ranked by severity then urgency, plus the July 9 teacher-console verification update in Section J. Full detail for every baseline issue (evidence, why it matters, risk, fix, related tickets) is in the Excel register (sheet 'Issues Register'). The five Critical issues are detailed after the table.</w:t>
        </w:r>
      </w:ins>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50"/>
        <w:gridCol w:w="700"/>
        <w:gridCol w:w="1300"/>
        <w:gridCol w:w="1076"/>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Issue</w:t>
            </w:r>
          </w:p>
        </w:tc>
        <w:tc>
          <w:tcPr>
            <w:tcW w:type="dxa" w:w="9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Severity</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c>
          <w:tcPr>
            <w:tcW w:type="dxa" w:w="107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Core compatibility-store state remains a single JSON blob (app_state row); most legacy mutations lock and rewrite the snapshot, while selected hot paths are normalized/fast-path</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1-3 (top)</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database migration framework or schema versioning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Backups and restore untested / not configured</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DevOps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CI gates nothing - push workflow only runs npm install</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privacy baseline for a platform handling minors' data</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Before real users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Sessions cannot be revoked (stateless 7-day tokens)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review</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Anyone can self-register as teacher (and parent)</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Rate limiting is in-memory per serverless instance (ineffective in production)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ISS-09</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error tracking, alerting, or structured logging</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ISS-10</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God modules: userStore.ts 9,937 lines; ThreeDLabCanvas.tsx 11,240 lines; one route 2,865 lines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guides</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Inconsistent API validation and error handling (7 of ~160 routes use shared boundary)</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Secrets on disk in an AI-agent working tree ('All API Keys.docx', .env.local)</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Deploy/rollback data hazard from write-on-read state normalization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lint/format toolchain; bespoke fragile test pipeline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bundle weight; zero route error boundaries</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designer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Repo hygiene and documentation drift (7,786 tracked files; 39 codex/* branches in the current checkout; README says 'template')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Experimental synchronous node:sqlite in request path; Node version unpinned</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CSRF protection relies solely on SameSite=Lax</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bl>
    <w:p>
      <w:pPr>
        <w:spacing w:after="120"/>
      </w:pPr>
      <w:r>
        <w:rPr>
          <w:rFonts w:ascii="Arial" w:cs="Arial" w:eastAsia="Arial" w:hAnsi="Arial"/>
          <w:sz w:val="22"/>
          <w:szCs w:val="22"/>
        </w:rPr>
        <w:t xml:space="preserve"/>
      </w:r>
    </w:p>
    <w:p>
      <w:pPr>
        <w:pStyle w:val="Heading2"/>
      </w:pPr>
      <w:r>
        <w:t xml:space="preserve">C.1 Critical issues in detail</w:t>
      </w:r>
    </w:p>
    <w:p>
      <w:pPr>
        <w:pStyle w:val="Heading3"/>
      </w:pPr>
      <w:r>
        <w:t xml:space="preserve">ISS-01 - The single-JSON-blob datastore (Critical)</w:t>
      </w:r>
    </w:p>
    <w:p>
      <w:pPr>
        <w:spacing w:after="120"/>
      </w:pPr>
      <w:r>
        <w:rPr>
          <w:rFonts w:ascii="Arial" w:cs="Arial" w:eastAsia="Arial" w:hAnsi="Arial"/>
          <w:sz w:val="22"/>
          <w:szCs w:val="22"/>
        </w:rPr>
        <w:t>Evidence: lib/server/userStore.ts serializes nearly all platform data (users, classes, assignments, submissions, messages, progress, gamification) into one JSON document stored in a single row of an app_state table. </w:t>
      </w:r>
      <w:r>
        <w:t>Most compatibility-store mutations open a transaction, lock that row (SELECT ... FOR UPDATE), re-parse the document, apply the change in JavaScript, write the snapshot back, and re-sync projection/hot-auth tables. Codex verified the locking/write pattern, but did not reverify the local 77 MB blob-size observation.</w:t>
      </w:r>
    </w:p>
    <w:p>
      <w:pPr>
        <w:spacing w:after="120"/>
      </w:pPr>
      <w:r>
        <w:rPr>
          <w:rFonts w:ascii="Arial" w:cs="Arial" w:eastAsia="Arial" w:hAnsi="Arial"/>
          <w:sz w:val="22"/>
          <w:szCs w:val="22"/>
        </w:rPr>
        <w:t xml:space="preserve">Why it matters: the row lock serializes every write on the platform - two students answering questions at the same time queue behind each other. Every API read in Postgres mode downloads the full platform state. Latency, memory use, and database bandwidth grow with total platform data, not with the size of the request.</w:t>
      </w:r>
    </w:p>
    <w:p>
      <w:pPr>
        <w:spacing w:after="120"/>
      </w:pPr>
      <w:r>
        <w:rPr>
          <w:rFonts w:ascii="Arial" w:cs="Arial" w:eastAsia="Arial" w:hAnsi="Arial"/>
          <w:sz w:val="22"/>
          <w:szCs w:val="22"/>
        </w:rPr>
        <w:t xml:space="preserve">Risk if ignored: the first real classroom (30 students clicking simultaneously) can produce timeouts and lock contention; one bad write or normalization bug corrupts every user's data at once; serverless memory limits will eventually be exceeded, taking the whole site down.</w:t>
      </w:r>
    </w:p>
    <w:p>
      <w:pPr>
        <w:spacing w:after="120"/>
      </w:pPr>
      <w:r>
        <w:rPr>
          <w:rFonts w:ascii="Arial" w:cs="Arial" w:eastAsia="Arial" w:hAnsi="Arial"/>
          <w:sz w:val="22"/>
          <w:szCs w:val="22"/>
        </w:rPr>
        <w:t xml:space="preserve">Recommended fix: freeze the blob immediately (no new data may be added to it - ADR + review checklist), then migrate domain by domain to normalized tables using the dual-write / backfill / parity-check / cutover recipe that this codebase has already proven with its hot-auth tables and the practice_attempts fast path. Effort: Large, spread over months 1-3. Owner: senior engineer designs each wave; junior developer executes.</w:t>
      </w:r>
    </w:p>
    <w:p>
      <w:pPr>
        <w:pStyle w:val="Heading3"/>
      </w:pPr>
      <w:r>
        <w:t xml:space="preserve">ISS-02 - No migration framework (Critical)</w:t>
      </w:r>
    </w:p>
    <w:p>
      <w:pPr>
        <w:spacing w:after="120"/>
      </w:pPr>
      <w:r>
        <w:rPr>
          <w:rFonts w:ascii="Arial" w:cs="Arial" w:eastAsia="Arial" w:hAnsi="Arial"/>
          <w:sz w:val="22"/>
          <w:szCs w:val="22"/>
        </w:rPr>
        <w:t xml:space="preserve">Evidence: there is no migrations directory; tables are created and altered at runtime via CREATE TABLE IF NOT EXISTS and ad hoc ALTER TABLE statements inside the store; the schemaVersion constant is fixed at 1.</w:t>
      </w:r>
    </w:p>
    <w:p>
      <w:pPr>
        <w:spacing w:after="120"/>
      </w:pPr>
      <w:r>
        <w:rPr>
          <w:rFonts w:ascii="Arial" w:cs="Arial" w:eastAsia="Arial" w:hAnsi="Arial"/>
          <w:sz w:val="22"/>
          <w:szCs w:val="22"/>
        </w:rPr>
        <w:t xml:space="preserve">Why it matters: schema changes are invisible, unrepeatable, and cannot be rolled back; staging and production can silently diverge.</w:t>
      </w:r>
    </w:p>
    <w:p>
      <w:pPr>
        <w:spacing w:after="120"/>
      </w:pPr>
      <w:r>
        <w:rPr>
          <w:rFonts w:ascii="Arial" w:cs="Arial" w:eastAsia="Arial" w:hAnsi="Arial"/>
          <w:sz w:val="22"/>
          <w:szCs w:val="22"/>
        </w:rPr>
        <w:t xml:space="preserve">Risk if ignored: a failed deploy mid-change leaves production in an unknown state with no down-path; every future data change becomes riskier.</w:t>
      </w:r>
    </w:p>
    <w:p>
      <w:pPr>
        <w:spacing w:after="120"/>
      </w:pPr>
      <w:r>
        <w:rPr>
          <w:rFonts w:ascii="Arial" w:cs="Arial" w:eastAsia="Arial" w:hAnsi="Arial"/>
          <w:sz w:val="22"/>
          <w:szCs w:val="22"/>
        </w:rPr>
        <w:t xml:space="preserve">Recommended fix: adopt node-pg-migrate or drizzle-kit, baseline the current schema, and make migrations an explicit deploy step. Effort: Medium. Owner: senior sets up, junior follows the pattern. Priority: weeks 3-4.</w:t>
      </w:r>
    </w:p>
    <w:p>
      <w:pPr>
        <w:pStyle w:val="Heading3"/>
      </w:pPr>
      <w:r>
        <w:t xml:space="preserve">ISS-03 - Unverified backups (Critical)</w:t>
      </w:r>
    </w:p>
    <w:p>
      <w:pPr>
        <w:spacing w:after="120"/>
      </w:pPr>
      <w:r>
        <w:rPr>
          <w:rFonts w:ascii="Arial" w:cs="Arial" w:eastAsia="Arial" w:hAnsi="Arial"/>
          <w:sz w:val="22"/>
          <w:szCs w:val="22"/>
        </w:rPr>
        <w:t xml:space="preserve">Evidence: no backup automation exists in the repository; there is one snapshot-merge script and an admin JSON export endpoint; the production database provider's backup status could not be verified from the repo.</w:t>
      </w:r>
    </w:p>
    <w:p>
      <w:pPr>
        <w:spacing w:after="120"/>
      </w:pPr>
      <w:r>
        <w:rPr>
          <w:rFonts w:ascii="Arial" w:cs="Arial" w:eastAsia="Arial" w:hAnsi="Arial"/>
          <w:sz w:val="22"/>
          <w:szCs w:val="22"/>
        </w:rPr>
        <w:t xml:space="preserve">Why it matters: student learning records are irreplaceable, and the blob design concentrates all of them in one fragile place.</w:t>
      </w:r>
    </w:p>
    <w:p>
      <w:pPr>
        <w:spacing w:after="120"/>
      </w:pPr>
      <w:r>
        <w:rPr>
          <w:rFonts w:ascii="Arial" w:cs="Arial" w:eastAsia="Arial" w:hAnsi="Arial"/>
          <w:sz w:val="22"/>
          <w:szCs w:val="22"/>
        </w:rPr>
        <w:t xml:space="preserve">Risk if ignored: any incident - bad deploy, provider failure, operator mistake, malicious action - means permanent loss of all user data.</w:t>
      </w:r>
    </w:p>
    <w:p>
      <w:pPr>
        <w:spacing w:after="120"/>
      </w:pPr>
      <w:r>
        <w:rPr>
          <w:rFonts w:ascii="Arial" w:cs="Arial" w:eastAsia="Arial" w:hAnsi="Arial"/>
          <w:sz w:val="22"/>
          <w:szCs w:val="22"/>
        </w:rPr>
        <w:t xml:space="preserve">Recommended fix: enable provider-level PITR/daily dumps, run a scripted restore drill to a scratch database, and document RPO (max 24h) and RTO (max 4h). Effort: Small. Owner: DevOps hat (junior can do this). Priority: week 1.</w:t>
      </w:r>
    </w:p>
    <w:p>
      <w:pPr>
        <w:pStyle w:val="Heading3"/>
      </w:pPr>
      <w:r>
        <w:t xml:space="preserve">ISS-04 - CI gates nothing (Critical)</w:t>
      </w:r>
    </w:p>
    <w:p>
      <w:pPr>
        <w:spacing w:after="120"/>
      </w:pPr>
      <w:r>
        <w:rPr>
          <w:rFonts w:ascii="Arial" w:cs="Arial" w:eastAsia="Arial" w:hAnsi="Arial"/>
          <w:sz w:val="22"/>
          <w:szCs w:val="22"/>
        </w:rPr>
        <w:t>Evidence: .github/workflows/ci.yml runs only checkout + npm install on push; type-check, tests, and build run only when manually dispatched with a flag. </w:t>
      </w:r>
      <w:r>
        <w:t>Meanwhile the repo contains a sizable tracked test suite (current common tracked test-file count: 79) and 60 Playwright e2e specs.</w:t>
      </w:r>
    </w:p>
    <w:p>
      <w:pPr>
        <w:spacing w:after="120"/>
      </w:pPr>
      <w:r>
        <w:rPr>
          <w:rFonts w:ascii="Arial" w:cs="Arial" w:eastAsia="Arial" w:hAnsi="Arial"/>
          <w:sz w:val="22"/>
          <w:szCs w:val="22"/>
        </w:rPr>
        <w:t xml:space="preserve">Why it matters: the safety harness exists but is disconnected; with up to 25 AI agents generating code in parallel, ungated merges are how regressions reach students.</w:t>
      </w:r>
    </w:p>
    <w:p>
      <w:pPr>
        <w:spacing w:after="120"/>
      </w:pPr>
      <w:r>
        <w:rPr>
          <w:rFonts w:ascii="Arial" w:cs="Arial" w:eastAsia="Arial" w:hAnsi="Arial"/>
          <w:sz w:val="22"/>
          <w:szCs w:val="22"/>
        </w:rPr>
        <w:t xml:space="preserve">Risk if ignored: silent breakage of login, attempts, or grading ships to production; the test suite rots because nothing enforces it.</w:t>
      </w:r>
    </w:p>
    <w:p>
      <w:pPr>
        <w:spacing w:after="120"/>
      </w:pPr>
      <w:r>
        <w:rPr>
          <w:rFonts w:ascii="Arial" w:cs="Arial" w:eastAsia="Arial" w:hAnsi="Arial"/>
          <w:sz w:val="22"/>
          <w:szCs w:val="22"/>
        </w:rPr>
        <w:t xml:space="preserve">Recommended fix: run type-check + unit tests + production build on every push and PR; protect main; make the production deploy script refuse a non-green main. Effort: Small. Owner: junior. Priority: week 1.</w:t>
      </w:r>
    </w:p>
    <w:p>
      <w:pPr>
        <w:pStyle w:val="Heading3"/>
      </w:pPr>
      <w:r>
        <w:t xml:space="preserve">ISS-05 - Missing privacy baseline for minors (Critical)</w:t>
      </w:r>
    </w:p>
    <w:p>
      <w:pPr>
        <w:spacing w:after="120"/>
      </w:pPr>
      <w:r>
        <w:rPr>
          <w:rFonts w:ascii="Arial" w:cs="Arial" w:eastAsia="Arial" w:hAnsi="Arial"/>
          <w:sz w:val="22"/>
          <w:szCs w:val="22"/>
        </w:rPr>
        <w:t xml:space="preserve">Evidence: no privacy policy or consent flow exists in the app; student context (names, attempt history, photos of written work, voice audio) flows to third-party AI providers (Qwen/DashScope, DeepSeek, EduHK, SimpleTex, Mathpix); an optional xAPI LRS can export learning records externally; the product targets Hong Kong, mainland China, and US curricula, implying PDPO, PIPL, and COPPA/FERPA exposure respectively.</w:t>
      </w:r>
    </w:p>
    <w:p>
      <w:pPr>
        <w:spacing w:after="120"/>
      </w:pPr>
      <w:r>
        <w:rPr>
          <w:rFonts w:ascii="Arial" w:cs="Arial" w:eastAsia="Arial" w:hAnsi="Arial"/>
          <w:sz w:val="22"/>
          <w:szCs w:val="22"/>
        </w:rPr>
        <w:t xml:space="preserve">Why it matters: this is an education platform for children; schools and parents will (rightly) ask these questions before any pilot, and regulators treat minors' data strictly in all three regions.</w:t>
      </w:r>
    </w:p>
    <w:p>
      <w:pPr>
        <w:spacing w:after="120"/>
      </w:pPr>
      <w:r>
        <w:rPr>
          <w:rFonts w:ascii="Arial" w:cs="Arial" w:eastAsia="Arial" w:hAnsi="Arial"/>
          <w:sz w:val="22"/>
          <w:szCs w:val="22"/>
        </w:rPr>
        <w:t xml:space="preserve">Risk if ignored: legal exposure, and a single parent complaint or school data-protection review can end a pilot and the project's reputation.</w:t>
      </w:r>
    </w:p>
    <w:p>
      <w:pPr>
        <w:spacing w:after="120"/>
      </w:pPr>
      <w:r>
        <w:rPr>
          <w:rFonts w:ascii="Arial" w:cs="Arial" w:eastAsia="Arial" w:hAnsi="Arial"/>
          <w:sz w:val="22"/>
          <w:szCs w:val="22"/>
        </w:rPr>
        <w:t>Recommended fix (minimum pack): privacy policy + terms linked at registration; consent capture; a data-flow map of what goes to which provider and why; provider terms/DPA review; </w:t>
      </w:r>
      <w:r>
        <w:t>a complete user-facing account deletion/export path (partial admin export and teacher deletion-request workflows exist)</w:t>
      </w:r>
      <w:r>
        <w:rPr>
          <w:rFonts w:ascii="Arial" w:cs="Arial" w:eastAsia="Arial" w:hAnsi="Arial"/>
          <w:sz w:val="22"/>
          <w:szCs w:val="22"/>
        </w:rPr>
        <w:t>; data minimization in LLM prompts; verify media retention/encryption settings are actually enabled in production. Effort: Medium. Owner: product owner + senior. Priority: start month 1, complete before real users.</w:t>
      </w:r>
    </w:p>
    <w:p>
      <w:pPr>
        <w:pStyle w:val="Heading2"/>
      </w:pPr>
      <w:r>
        <w:t xml:space="preserve">C.2 What is already good (preserve it)</w:t>
      </w:r>
    </w:p>
    <w:p>
      <w:pPr>
        <w:spacing w:after="120"/>
      </w:pPr>
      <w:r>
        <w:rPr>
          <w:rFonts w:ascii="Arial" w:cs="Arial" w:eastAsia="Arial" w:hAnsi="Arial"/>
          <w:sz w:val="22"/>
          <w:szCs w:val="22"/>
        </w:rPr>
        <w:t xml:space="preserve">Strict TypeScript with minimal 'any'; PBKDF2 password hashing with constant-time comparison; the route-guard pattern plus API-surface security tests; the AI budget/governance layer; the hot/fast-path migration pattern; the large e2e suite; environment preflight scripts. None of these need 'fixing' - they are the foundation the recovery plan builds on.</w:t>
      </w:r>
    </w:p>
    <w:p>
      <w:pPr>
        <w:pStyle w:val="Heading1"/>
        <w:pageBreakBefore/>
      </w:pPr>
      <w:r>
        <w:t xml:space="preserve">D. 3-Month Technical Recovery Roadmap</w:t>
      </w:r>
    </w:p>
    <w:p>
      <w:pPr>
        <w:spacing w:after="120"/>
      </w:pPr>
      <w:r>
        <w:rPr>
          <w:rFonts w:ascii="Arial" w:cs="Arial" w:eastAsia="Arial" w:hAnsi="Arial"/>
          <w:sz w:val="22"/>
          <w:szCs w:val="22"/>
        </w:rPr>
        <w:t xml:space="preserve">Assumes roughly one full-time junior developer assisted by AI agents, a senior engineer advising a few hours per week, and the product owner for decisions. Feature development continues at reduced pace. One hard rule from week 2 onward: no new feature may write new data into the JSON blob.</w:t>
      </w:r>
    </w:p>
    <w:p>
      <w:pPr>
        <w:pStyle w:val="Heading2"/>
      </w:pPr>
      <w:r>
        <w:t xml:space="preserve">Weeks 1-2 - Stabilization and risk reduction</w:t>
      </w:r>
    </w:p>
    <w:p>
      <w:pPr>
        <w:pStyle w:val="ListParagraph"/>
        <w:numPr>
          <w:ilvl w:val="0"/>
          <w:numId w:val="2"/>
        </w:numPr>
        <w:spacing w:after="60"/>
      </w:pPr>
      <w:r>
        <w:rPr>
          <w:rFonts w:ascii="Arial" w:cs="Arial" w:eastAsia="Arial" w:hAnsi="Arial"/>
          <w:b w:val="false"/>
          <w:bCs w:val="false"/>
          <w:sz w:val="22"/>
          <w:szCs w:val="22"/>
        </w:rPr>
        <w:t xml:space="preserve">Verify production storage is Postgres; enable automated backups/PITR; run and document one restore drill (BK-01).</w:t>
      </w:r>
    </w:p>
    <w:p>
      <w:pPr>
        <w:pStyle w:val="ListParagraph"/>
        <w:numPr>
          <w:ilvl w:val="0"/>
          <w:numId w:val="2"/>
        </w:numPr>
        <w:spacing w:after="60"/>
      </w:pPr>
      <w:r>
        <w:rPr>
          <w:rFonts w:ascii="Arial" w:cs="Arial" w:eastAsia="Arial" w:hAnsi="Arial"/>
          <w:b w:val="false"/>
          <w:bCs w:val="false"/>
          <w:sz w:val="22"/>
          <w:szCs w:val="22"/>
        </w:rPr>
        <w:t xml:space="preserve">Turn CI into a gate: type-check + unit tests + build on every push/PR; deploys only from green main (BK-02).</w:t>
      </w:r>
    </w:p>
    <w:p>
      <w:pPr>
        <w:pStyle w:val="ListParagraph"/>
        <w:numPr>
          <w:ilvl w:val="0"/>
          <w:numId w:val="2"/>
        </w:numPr>
        <w:spacing w:after="60"/>
      </w:pPr>
      <w:r>
        <w:rPr>
          <w:rFonts w:ascii="Arial" w:cs="Arial" w:eastAsia="Arial" w:hAnsi="Arial"/>
          <w:b w:val="false"/>
          <w:bCs w:val="false"/>
          <w:sz w:val="22"/>
          <w:szCs w:val="22"/>
        </w:rPr>
        <w:t xml:space="preserve">Add error tracking (Sentry, client + server) with alerts the owner actually sees (BK-03).</w:t>
      </w:r>
    </w:p>
    <w:p>
      <w:pPr>
        <w:pStyle w:val="ListParagraph"/>
        <w:numPr>
          <w:ilvl w:val="0"/>
          <w:numId w:val="2"/>
        </w:numPr>
        <w:spacing w:after="60"/>
      </w:pPr>
      <w:r>
        <w:t>Rotate production provider keys, migrate shared secrets to Vercel env + a password manager, and retire 'All API Keys.docx' only after the owner approves the replacement A19 credential workflow; add secret scanning (BK-04).</w:t>
      </w:r>
    </w:p>
    <w:p>
      <w:pPr>
        <w:pStyle w:val="ListParagraph"/>
        <w:numPr>
          <w:ilvl w:val="0"/>
          <w:numId w:val="2"/>
        </w:numPr>
        <w:spacing w:after="60"/>
      </w:pPr>
      <w:r>
        <w:rPr>
          <w:rFonts w:ascii="Arial" w:cs="Arial" w:eastAsia="Arial" w:hAnsi="Arial"/>
          <w:b w:val="false"/>
          <w:bCs w:val="false"/>
          <w:sz w:val="22"/>
          <w:szCs w:val="22"/>
        </w:rPr>
        <w:t xml:space="preserve">Gate teacher registration behind an invite code (BK-05).</w:t>
      </w:r>
    </w:p>
    <w:p>
      <w:pPr>
        <w:pStyle w:val="ListParagraph"/>
        <w:numPr>
          <w:ilvl w:val="0"/>
          <w:numId w:val="2"/>
        </w:numPr>
        <w:spacing w:after="60"/>
      </w:pPr>
      <w:r>
        <w:t>Replace in-memory rate limiting with a durable limiter on login, registration, password reset, and parent-link routes; keep and load-test AI governance's persistent limiter separately (BK-06).</w:t>
      </w:r>
    </w:p>
    <w:p>
      <w:pPr>
        <w:pStyle w:val="ListParagraph"/>
        <w:numPr>
          <w:ilvl w:val="0"/>
          <w:numId w:val="2"/>
        </w:numPr>
        <w:spacing w:after="60"/>
      </w:pPr>
      <w:r>
        <w:rPr>
          <w:rFonts w:ascii="Arial" w:cs="Arial" w:eastAsia="Arial" w:hAnsi="Arial"/>
          <w:b w:val="false"/>
          <w:bCs w:val="false"/>
          <w:sz w:val="22"/>
          <w:szCs w:val="22"/>
        </w:rPr>
        <w:t xml:space="preserve">Write the 'app_state freeze' architecture decision record (BK-07).</w:t>
      </w:r>
    </w:p>
    <w:p>
      <w:pPr>
        <w:pStyle w:val="Heading2"/>
      </w:pPr>
      <w:r>
        <w:t xml:space="preserve">Weeks 3-4 - Architecture cleanup and documentation</w:t>
      </w:r>
    </w:p>
    <w:p>
      <w:pPr>
        <w:pStyle w:val="ListParagraph"/>
        <w:numPr>
          <w:ilvl w:val="0"/>
          <w:numId w:val="2"/>
        </w:numPr>
        <w:spacing w:after="60"/>
      </w:pPr>
      <w:r>
        <w:rPr>
          <w:rFonts w:ascii="Arial" w:cs="Arial" w:eastAsia="Arial" w:hAnsi="Arial"/>
          <w:b w:val="false"/>
          <w:bCs w:val="false"/>
          <w:sz w:val="22"/>
          <w:szCs w:val="22"/>
        </w:rPr>
        <w:t xml:space="preserve">Introduce the migration framework and baseline the existing schema; all future DDL via migrations (BK-08).</w:t>
      </w:r>
    </w:p>
    <w:p>
      <w:pPr>
        <w:pStyle w:val="ListParagraph"/>
        <w:numPr>
          <w:ilvl w:val="0"/>
          <w:numId w:val="2"/>
        </w:numPr>
        <w:spacing w:after="60"/>
      </w:pPr>
      <w:r>
        <w:rPr>
          <w:rFonts w:ascii="Arial" w:cs="Arial" w:eastAsia="Arial" w:hAnsi="Arial"/>
          <w:b w:val="false"/>
          <w:bCs w:val="false"/>
          <w:sz w:val="22"/>
          <w:szCs w:val="22"/>
        </w:rPr>
        <w:t xml:space="preserve">Build the shared API handler (auth + schema validation + standard error envelope + request ID); convert authentication and student-write routes first (BK-09).</w:t>
      </w:r>
    </w:p>
    <w:p>
      <w:pPr>
        <w:pStyle w:val="ListParagraph"/>
        <w:numPr>
          <w:ilvl w:val="0"/>
          <w:numId w:val="2"/>
        </w:numPr>
        <w:spacing w:after="60"/>
      </w:pPr>
      <w:r>
        <w:rPr>
          <w:rFonts w:ascii="Arial" w:cs="Arial" w:eastAsia="Arial" w:hAnsi="Arial"/>
          <w:b w:val="false"/>
          <w:bCs w:val="false"/>
          <w:sz w:val="22"/>
          <w:szCs w:val="22"/>
        </w:rPr>
        <w:t xml:space="preserve">Rewrite README; add ARCHITECTURE.md and ONBOARDING.md for humans (BK-15).</w:t>
      </w:r>
    </w:p>
    <w:p>
      <w:pPr>
        <w:pStyle w:val="ListParagraph"/>
        <w:numPr>
          <w:ilvl w:val="0"/>
          <w:numId w:val="2"/>
        </w:numPr>
        <w:spacing w:after="60"/>
      </w:pPr>
      <w:r>
        <w:rPr>
          <w:rFonts w:ascii="Arial" w:cs="Arial" w:eastAsia="Arial" w:hAnsi="Arial"/>
          <w:b w:val="false"/>
          <w:bCs w:val="false"/>
          <w:sz w:val="22"/>
          <w:szCs w:val="22"/>
        </w:rPr>
        <w:t>Repo cleanup: archive coordination evidence and non-product artifacts; </w:t>
      </w:r>
      <w:r>
        <w:t>prune the dozens of stale branches (current Codex count: 39 codex/* branches)</w:t>
      </w:r>
      <w:r>
        <w:rPr>
          <w:rFonts w:ascii="Arial" w:cs="Arial" w:eastAsia="Arial" w:hAnsi="Arial"/>
          <w:b w:val="false"/>
          <w:bCs w:val="false"/>
          <w:sz w:val="22"/>
          <w:szCs w:val="22"/>
        </w:rPr>
        <w:t> (BK-18).</w:t>
      </w:r>
    </w:p>
    <w:p>
      <w:pPr>
        <w:pStyle w:val="ListParagraph"/>
        <w:numPr>
          <w:ilvl w:val="0"/>
          <w:numId w:val="2"/>
        </w:numPr>
        <w:spacing w:after="60"/>
      </w:pPr>
      <w:r>
        <w:rPr>
          <w:rFonts w:ascii="Arial" w:cs="Arial" w:eastAsia="Arial" w:hAnsi="Arial"/>
          <w:b w:val="false"/>
          <w:bCs w:val="false"/>
          <w:sz w:val="22"/>
          <w:szCs w:val="22"/>
        </w:rPr>
        <w:t xml:space="preserve">Pin the Node version; assert the Postgres provider at production boot (BK-17).</w:t>
      </w:r>
    </w:p>
    <w:p>
      <w:pPr>
        <w:pStyle w:val="ListParagraph"/>
        <w:numPr>
          <w:ilvl w:val="0"/>
          <w:numId w:val="2"/>
        </w:numPr>
        <w:spacing w:after="60"/>
      </w:pPr>
      <w:r>
        <w:rPr>
          <w:rFonts w:ascii="Arial" w:cs="Arial" w:eastAsia="Arial" w:hAnsi="Arial"/>
          <w:b w:val="false"/>
          <w:bCs w:val="false"/>
          <w:sz w:val="22"/>
          <w:szCs w:val="22"/>
        </w:rPr>
        <w:t xml:space="preserve">Stand up a real staging environment: separate Vercel project + separate Postgres + seeded demo data; e2e smoke runs there for every release (BK-10).</w:t>
      </w:r>
    </w:p>
    <w:p>
      <w:pPr>
        <w:pStyle w:val="Heading2"/>
      </w:pPr>
      <w:r>
        <w:t xml:space="preserve">Month 2 - Core refactoring and feature foundation</w:t>
      </w:r>
    </w:p>
    <w:p>
      <w:pPr>
        <w:pStyle w:val="ListParagraph"/>
        <w:numPr>
          <w:ilvl w:val="0"/>
          <w:numId w:val="2"/>
        </w:numPr>
        <w:spacing w:after="60"/>
      </w:pPr>
      <w:r>
        <w:rPr>
          <w:rFonts w:ascii="Arial" w:cs="Arial" w:eastAsia="Arial" w:hAnsi="Arial"/>
          <w:b w:val="false"/>
          <w:bCs w:val="false"/>
          <w:sz w:val="22"/>
          <w:szCs w:val="22"/>
        </w:rPr>
        <w:t xml:space="preserve">Strangler wave 1 out of the blob: learning events and lesson progress, then messages and notices - dual-write, backfill, parity check, cutover (BK-11, BK-12).</w:t>
      </w:r>
    </w:p>
    <w:p>
      <w:pPr>
        <w:pStyle w:val="ListParagraph"/>
        <w:numPr>
          <w:ilvl w:val="0"/>
          <w:numId w:val="2"/>
        </w:numPr>
        <w:spacing w:after="60"/>
      </w:pPr>
      <w:r>
        <w:rPr>
          <w:rFonts w:ascii="Arial" w:cs="Arial" w:eastAsia="Arial" w:hAnsi="Arial"/>
          <w:b w:val="false"/>
          <w:bCs w:val="false"/>
          <w:sz w:val="22"/>
          <w:szCs w:val="22"/>
        </w:rPr>
        <w:t xml:space="preserve">Remove write-on-read normalization; make normalization an explicit versioned migration (part of BK-07/08).</w:t>
      </w:r>
    </w:p>
    <w:p>
      <w:pPr>
        <w:pStyle w:val="ListParagraph"/>
        <w:numPr>
          <w:ilvl w:val="0"/>
          <w:numId w:val="2"/>
        </w:numPr>
        <w:spacing w:after="60"/>
      </w:pPr>
      <w:r>
        <w:rPr>
          <w:rFonts w:ascii="Arial" w:cs="Arial" w:eastAsia="Arial" w:hAnsi="Arial"/>
          <w:b w:val="false"/>
          <w:bCs w:val="false"/>
          <w:sz w:val="22"/>
          <w:szCs w:val="22"/>
        </w:rPr>
        <w:t xml:space="preserve">Split userStore.ts into domain modules behind interfaces - mechanical moves, no behavior change, protected by existing tests.</w:t>
      </w:r>
    </w:p>
    <w:p>
      <w:pPr>
        <w:pStyle w:val="ListParagraph"/>
        <w:numPr>
          <w:ilvl w:val="0"/>
          <w:numId w:val="2"/>
        </w:numPr>
        <w:spacing w:after="60"/>
      </w:pPr>
      <w:r>
        <w:rPr>
          <w:rFonts w:ascii="Arial" w:cs="Arial" w:eastAsia="Arial" w:hAnsi="Arial"/>
          <w:b w:val="false"/>
          <w:bCs w:val="false"/>
          <w:sz w:val="22"/>
          <w:szCs w:val="22"/>
        </w:rPr>
        <w:t xml:space="preserve">Server-side session records with revocation; invalidate on password change; 'log out all devices' (BK-14).</w:t>
      </w:r>
    </w:p>
    <w:p>
      <w:pPr>
        <w:pStyle w:val="ListParagraph"/>
        <w:numPr>
          <w:ilvl w:val="0"/>
          <w:numId w:val="2"/>
        </w:numPr>
        <w:spacing w:after="60"/>
      </w:pPr>
      <w:r>
        <w:rPr>
          <w:rFonts w:ascii="Arial" w:cs="Arial" w:eastAsia="Arial" w:hAnsi="Arial"/>
          <w:b w:val="false"/>
          <w:bCs w:val="false"/>
          <w:sz w:val="22"/>
          <w:szCs w:val="22"/>
        </w:rPr>
        <w:t xml:space="preserve">Tooling: ESLint + Prettier + Vitest migration; e2e suite nightly against staging (BK-16).</w:t>
      </w:r>
    </w:p>
    <w:p>
      <w:pPr>
        <w:pStyle w:val="ListParagraph"/>
        <w:numPr>
          <w:ilvl w:val="0"/>
          <w:numId w:val="2"/>
        </w:numPr>
        <w:spacing w:after="60"/>
      </w:pPr>
      <w:r>
        <w:rPr>
          <w:rFonts w:ascii="Arial" w:cs="Arial" w:eastAsia="Arial" w:hAnsi="Arial"/>
          <w:b w:val="false"/>
          <w:bCs w:val="false"/>
          <w:sz w:val="22"/>
          <w:szCs w:val="22"/>
        </w:rPr>
        <w:t xml:space="preserve">Frontend: bundle analysis, lazy-load 3D/game surfaces, add error boundaries to all main route groups (BK-13).</w:t>
      </w:r>
    </w:p>
    <w:p>
      <w:pPr>
        <w:pStyle w:val="Heading2"/>
      </w:pPr>
      <w:r>
        <w:t xml:space="preserve">Month 3 - Hardening, testing, and controlled feature expansion</w:t>
      </w:r>
    </w:p>
    <w:p>
      <w:pPr>
        <w:pStyle w:val="ListParagraph"/>
        <w:numPr>
          <w:ilvl w:val="0"/>
          <w:numId w:val="2"/>
        </w:numPr>
        <w:spacing w:after="60"/>
      </w:pPr>
      <w:r>
        <w:rPr>
          <w:rFonts w:ascii="Arial" w:cs="Arial" w:eastAsia="Arial" w:hAnsi="Arial"/>
          <w:b w:val="false"/>
          <w:bCs w:val="false"/>
          <w:sz w:val="22"/>
          <w:szCs w:val="22"/>
        </w:rPr>
        <w:t xml:space="preserve">Strangler wave 2: classes, enrollments, assignments, submissions.</w:t>
      </w:r>
    </w:p>
    <w:p>
      <w:pPr>
        <w:pStyle w:val="ListParagraph"/>
        <w:numPr>
          <w:ilvl w:val="0"/>
          <w:numId w:val="2"/>
        </w:numPr>
        <w:spacing w:after="60"/>
      </w:pPr>
      <w:r>
        <w:rPr>
          <w:rFonts w:ascii="Arial" w:cs="Arial" w:eastAsia="Arial" w:hAnsi="Arial"/>
          <w:b w:val="false"/>
          <w:bCs w:val="false"/>
          <w:sz w:val="22"/>
          <w:szCs w:val="22"/>
        </w:rPr>
        <w:t xml:space="preserve">Complete the privacy pack: policy + consent, data-flow map, provider review, deletion/export, LLM data minimization (BK-24).</w:t>
      </w:r>
    </w:p>
    <w:p>
      <w:pPr>
        <w:pStyle w:val="ListParagraph"/>
        <w:numPr>
          <w:ilvl w:val="0"/>
          <w:numId w:val="2"/>
        </w:numPr>
        <w:spacing w:after="60"/>
      </w:pPr>
      <w:r>
        <w:rPr>
          <w:rFonts w:ascii="Arial" w:cs="Arial" w:eastAsia="Arial" w:hAnsi="Arial"/>
          <w:b w:val="false"/>
          <w:bCs w:val="false"/>
          <w:sz w:val="22"/>
          <w:szCs w:val="22"/>
        </w:rPr>
        <w:t xml:space="preserve">Load test a realistic classroom (200 concurrent students); fix the top three bottlenecks (BK-19).</w:t>
      </w:r>
    </w:p>
    <w:p>
      <w:pPr>
        <w:pStyle w:val="ListParagraph"/>
        <w:numPr>
          <w:ilvl w:val="0"/>
          <w:numId w:val="2"/>
        </w:numPr>
        <w:spacing w:after="60"/>
      </w:pPr>
      <w:r>
        <w:rPr>
          <w:rFonts w:ascii="Arial" w:cs="Arial" w:eastAsia="Arial" w:hAnsi="Arial"/>
          <w:b w:val="false"/>
          <w:bCs w:val="false"/>
          <w:sz w:val="22"/>
          <w:szCs w:val="22"/>
        </w:rPr>
        <w:t xml:space="preserve">Security pass: headers + CSP report-only, origin checks, dependency audit, admin audit log (BK-21, BK-22).</w:t>
      </w:r>
    </w:p>
    <w:p>
      <w:pPr>
        <w:pStyle w:val="ListParagraph"/>
        <w:numPr>
          <w:ilvl w:val="0"/>
          <w:numId w:val="2"/>
        </w:numPr>
        <w:spacing w:after="60"/>
      </w:pPr>
      <w:r>
        <w:rPr>
          <w:rFonts w:ascii="Arial" w:cs="Arial" w:eastAsia="Arial" w:hAnsi="Arial"/>
          <w:b w:val="false"/>
          <w:bCs w:val="false"/>
          <w:sz w:val="22"/>
          <w:szCs w:val="22"/>
        </w:rPr>
        <w:t xml:space="preserve">Extract the adaptive engine behind a clean interface with a recommendation log (Section E).</w:t>
      </w:r>
    </w:p>
    <w:p>
      <w:pPr>
        <w:pStyle w:val="ListParagraph"/>
        <w:numPr>
          <w:ilvl w:val="0"/>
          <w:numId w:val="2"/>
        </w:numPr>
        <w:spacing w:after="60"/>
      </w:pPr>
      <w:r>
        <w:rPr>
          <w:rFonts w:ascii="Arial" w:cs="Arial" w:eastAsia="Arial" w:hAnsi="Arial"/>
          <w:b w:val="false"/>
          <w:bCs w:val="false"/>
          <w:sz w:val="22"/>
          <w:szCs w:val="22"/>
        </w:rPr>
        <w:t xml:space="preserve">Second restore drill + incident runbook; then a controlled pilot with 1-2 real classrooms, monitored daily (BK-23).</w:t>
      </w:r>
    </w:p>
    <w:p>
      <w:pPr>
        <w:pStyle w:val="Heading1"/>
        <w:pageBreakBefore/>
      </w:pPr>
      <w:r>
        <w:t xml:space="preserve">E. Recommended Target Architecture</w:t>
      </w:r>
    </w:p>
    <w:p>
      <w:pPr>
        <w:spacing w:after="120"/>
      </w:pPr>
      <w:r>
        <w:rPr>
          <w:rFonts w:ascii="Arial" w:cs="Arial" w:eastAsia="Arial" w:hAnsi="Arial"/>
          <w:sz w:val="22"/>
          <w:szCs w:val="22"/>
        </w:rPr>
        <w:t xml:space="preserve">Keep what works: a modular monolith on Next.js + Vercel + one managed Postgres. No microservices, no Kubernetes, no message buses - the changes are about internal structure and data, not new infrastructure.</w:t>
      </w:r>
    </w:p>
    <w:p>
      <w:pPr>
        <w:shd w:fill="F2F2F2" w:val="clear"/>
        <w:spacing w:after="0"/>
      </w:pPr>
      <w:r>
        <w:rPr>
          <w:rFonts w:ascii="Courier New" w:cs="Courier New" w:eastAsia="Courier New" w:hAnsi="Courier New"/>
          <w:sz w:val="16"/>
          <w:szCs w:val="16"/>
        </w:rPr>
        <w:t xml:space="preserve">Browser (student / teacher / parent / admin)</w:t>
      </w:r>
    </w:p>
    <w:p>
      <w:pPr>
        <w:shd w:fill="F2F2F2" w:val="clear"/>
        <w:spacing w:after="0"/>
      </w:pPr>
      <w:r>
        <w:rPr>
          <w:rFonts w:ascii="Courier New" w:cs="Courier New" w:eastAsia="Courier New" w:hAnsi="Courier New"/>
          <w:sz w:val="16"/>
          <w:szCs w:val="16"/>
        </w:rPr>
        <w:t xml:space="preserve">   |  React 19 + App Router pages; heavy 3D/game surfaces lazy-loaded</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Next.js API routes (thin controllers)</w:t>
      </w:r>
    </w:p>
    <w:p>
      <w:pPr>
        <w:shd w:fill="F2F2F2" w:val="clear"/>
        <w:spacing w:after="0"/>
      </w:pPr>
      <w:r>
        <w:rPr>
          <w:rFonts w:ascii="Courier New" w:cs="Courier New" w:eastAsia="Courier New" w:hAnsi="Courier New"/>
          <w:sz w:val="16"/>
          <w:szCs w:val="16"/>
        </w:rPr>
        <w:t xml:space="preserve">   |  withApiHandler: auth -&gt; role check -&gt; validation -&gt; error envelope</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Domain services (lib/domains/*)   &lt;- business rules live here</w:t>
      </w:r>
    </w:p>
    <w:p>
      <w:pPr>
        <w:shd w:fill="F2F2F2" w:val="clear"/>
        <w:spacing w:after="0"/>
      </w:pPr>
      <w:r>
        <w:rPr>
          <w:rFonts w:ascii="Courier New" w:cs="Courier New" w:eastAsia="Courier New" w:hAnsi="Courier New"/>
          <w:sz w:val="16"/>
          <w:szCs w:val="16"/>
        </w:rPr>
        <w:t xml:space="preserve">   auth | learning | practice | classes | assessment | messaging |</w:t>
      </w:r>
    </w:p>
    <w:p>
      <w:pPr>
        <w:shd w:fill="F2F2F2" w:val="clear"/>
        <w:spacing w:after="0"/>
      </w:pPr>
      <w:r>
        <w:rPr>
          <w:rFonts w:ascii="Courier New" w:cs="Courier New" w:eastAsia="Courier New" w:hAnsi="Courier New"/>
          <w:sz w:val="16"/>
          <w:szCs w:val="16"/>
        </w:rPr>
        <w:t xml:space="preserve">   gamification | adaptive | content</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Repositories (SQL, migration-managed schema)</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Managed Postgres  +  object storage for media (work photos, audio)</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Cross-cutting: Sentry | request-ID logging | durable rate limiter |</w:t>
      </w:r>
    </w:p>
    <w:p>
      <w:pPr>
        <w:shd w:fill="F2F2F2" w:val="clear"/>
        <w:spacing w:after="0"/>
      </w:pPr>
      <w:r>
        <w:rPr>
          <w:rFonts w:ascii="Courier New" w:cs="Courier New" w:eastAsia="Courier New" w:hAnsi="Courier New"/>
          <w:sz w:val="16"/>
          <w:szCs w:val="16"/>
        </w:rPr>
        <w:t xml:space="preserve">LLM provider gateway (budgets/timeouts/fallbacks - already exists) |</w:t>
      </w:r>
    </w:p>
    <w:p>
      <w:pPr>
        <w:shd w:fill="F2F2F2" w:val="clear"/>
        <w:spacing w:after="0"/>
      </w:pPr>
      <w:r>
        <w:rPr>
          <w:rFonts w:ascii="Courier New" w:cs="Courier New" w:eastAsia="Courier New" w:hAnsi="Courier New"/>
          <w:sz w:val="16"/>
          <w:szCs w:val="16"/>
        </w:rPr>
        <w:t xml:space="preserve">Vercel Cron for scheduled jobs (reminders, retention cleanup)</w:t>
      </w:r>
    </w:p>
    <w:p>
      <w:pPr>
        <w:spacing w:after="120"/>
      </w:pPr>
      <w:r>
        <w:rPr>
          <w:rFonts w:ascii="Arial" w:cs="Arial" w:eastAsia="Arial" w:hAnsi="Arial"/>
          <w:sz w:val="22"/>
          <w:szCs w:val="22"/>
        </w:rPr>
        <w:t xml:space="preserve"/>
      </w:r>
    </w:p>
    <w:p>
      <w:pPr>
        <w:pStyle w:val="Heading2"/>
      </w:pPr>
      <w:r>
        <w:t xml:space="preserve">Core relational model</w:t>
      </w:r>
    </w:p>
    <w:p>
      <w:pPr>
        <w:spacing w:after="120"/>
      </w:pPr>
      <w:r>
        <w:rPr>
          <w:rFonts w:ascii="Arial" w:cs="Arial" w:eastAsia="Arial" w:hAnsi="Arial"/>
          <w:sz w:val="22"/>
          <w:szCs w:val="22"/>
        </w:rPr>
        <w:t xml:space="preserve">Much of this already exists as typed contracts; it becomes tables: users, sessions, student_profiles, parent_links, schools, classes, enrollments, topics, lessons, questions (versioned content references), assignments, submissions, assessments, assessment_items, attempts (exists), mistake_book_items (exists), learning_events (append-only activity log), lesson_progress, learner_skill_state, recommendation_log, messages, notices, reward_ledger, audit_log.</w:t>
      </w:r>
    </w:p>
    <w:p>
      <w:pPr>
        <w:pStyle w:val="Heading2"/>
      </w:pPr>
      <w:r>
        <w:t xml:space="preserve">Adaptive learning readiness</w:t>
      </w:r>
    </w:p>
    <w:p>
      <w:pPr>
        <w:spacing w:after="120"/>
      </w:pPr>
      <w:r>
        <w:rPr>
          <w:rFonts w:ascii="Arial" w:cs="Arial" w:eastAsia="Arial" w:hAnsi="Arial"/>
          <w:sz w:val="22"/>
          <w:szCs w:val="22"/>
        </w:rPr>
        <w:t xml:space="preserve">The existing adaptive design (knowledge components, skill states, rule-based candidates, LLM-validated recommendations, budget classification) is conceptually sound. The minimal architecture to make it dependable:</w:t>
      </w:r>
    </w:p>
    <w:p>
      <w:pPr>
        <w:pStyle w:val="ListParagraph"/>
        <w:numPr>
          <w:ilvl w:val="0"/>
          <w:numId w:val="2"/>
        </w:numPr>
        <w:spacing w:after="60"/>
      </w:pPr>
      <w:r>
        <w:rPr>
          <w:rFonts w:ascii="Arial" w:cs="Arial" w:eastAsia="Arial" w:hAnsi="Arial"/>
          <w:b w:val="false"/>
          <w:bCs w:val="false"/>
          <w:sz w:val="22"/>
          <w:szCs w:val="22"/>
        </w:rPr>
        <w:t xml:space="preserve">learning_events append-only table as the single source of truth for learner signals (attempts, lesson completions, tutor interactions).</w:t>
      </w:r>
    </w:p>
    <w:p>
      <w:pPr>
        <w:pStyle w:val="ListParagraph"/>
        <w:numPr>
          <w:ilvl w:val="0"/>
          <w:numId w:val="2"/>
        </w:numPr>
        <w:spacing w:after="60"/>
      </w:pPr>
      <w:r>
        <w:rPr>
          <w:rFonts w:ascii="Arial" w:cs="Arial" w:eastAsia="Arial" w:hAnsi="Arial"/>
          <w:b w:val="false"/>
          <w:bCs w:val="false"/>
          <w:sz w:val="22"/>
          <w:szCs w:val="22"/>
        </w:rPr>
        <w:t xml:space="preserve">learner_skill_state updated transactionally from those events (current mastery per knowledge component).</w:t>
      </w:r>
    </w:p>
    <w:p>
      <w:pPr>
        <w:pStyle w:val="ListParagraph"/>
        <w:numPr>
          <w:ilvl w:val="0"/>
          <w:numId w:val="2"/>
        </w:numPr>
        <w:spacing w:after="60"/>
      </w:pPr>
      <w:r>
        <w:rPr>
          <w:rFonts w:ascii="Arial" w:cs="Arial" w:eastAsia="Arial" w:hAnsi="Arial"/>
          <w:b w:val="false"/>
          <w:bCs w:val="false"/>
          <w:sz w:val="22"/>
          <w:szCs w:val="22"/>
        </w:rPr>
        <w:t xml:space="preserve">An AdaptiveEngine interface - recommendNext(learnerId, context) returns {action, reason, evidence} - rules first, with the LLM as a re-ranker/validator whose output is schema-validated and always has a deterministic rule-based fallback (this pattern already exists in the code; formalize it).</w:t>
      </w:r>
    </w:p>
    <w:p>
      <w:pPr>
        <w:pStyle w:val="ListParagraph"/>
        <w:numPr>
          <w:ilvl w:val="0"/>
          <w:numId w:val="2"/>
        </w:numPr>
        <w:spacing w:after="60"/>
      </w:pPr>
      <w:r>
        <w:rPr>
          <w:rFonts w:ascii="Arial" w:cs="Arial" w:eastAsia="Arial" w:hAnsi="Arial"/>
          <w:b w:val="false"/>
          <w:bCs w:val="false"/>
          <w:sz w:val="22"/>
          <w:szCs w:val="22"/>
        </w:rPr>
        <w:t xml:space="preserve">Every recommendation and its subsequent outcome logged to recommendation_log, so effectiveness is measurable and prompts can change safely.</w:t>
      </w:r>
    </w:p>
    <w:p>
      <w:pPr>
        <w:pStyle w:val="ListParagraph"/>
        <w:numPr>
          <w:ilvl w:val="0"/>
          <w:numId w:val="2"/>
        </w:numPr>
        <w:spacing w:after="60"/>
      </w:pPr>
      <w:r>
        <w:rPr>
          <w:rFonts w:ascii="Arial" w:cs="Arial" w:eastAsia="Arial" w:hAnsi="Arial"/>
          <w:b w:val="false"/>
          <w:bCs w:val="false"/>
          <w:sz w:val="22"/>
          <w:szCs w:val="22"/>
        </w:rPr>
        <w:t xml:space="preserve">Ad hoc prompt logic must never write directly to learner state; all state changes go through the domain service.</w:t>
      </w:r>
    </w:p>
    <w:p>
      <w:pPr>
        <w:pStyle w:val="Heading2"/>
      </w:pPr>
      <w:r>
        <w:t xml:space="preserve">Content and auth notes</w:t>
      </w:r>
    </w:p>
    <w:p>
      <w:pPr>
        <w:spacing w:after="120"/>
      </w:pPr>
      <w:r>
        <w:rPr>
          <w:rFonts w:ascii="Arial" w:cs="Arial" w:eastAsia="Arial" w:hAnsi="Arial"/>
          <w:sz w:val="22"/>
          <w:szCs w:val="22"/>
        </w:rPr>
        <w:t xml:space="preserve">Content: keep curriculum banks as build-time artifacts, but stop importing large data/ modules into client components; serve question and lesson content through APIs or per-page static props. Auth: keep the custom HMAC session (competently built) and add the server-side session table; adopt Auth.js later only if Google/SSO login becomes a product requirement - and do not merge the existing OAuth branch before session revocation lands.</w:t>
      </w:r>
    </w:p>
    <w:p>
      <w:pPr>
        <w:pStyle w:val="Heading1"/>
        <w:pageBreakBefore/>
      </w:pPr>
      <w:r>
        <w:t xml:space="preserve">F. Refactoring Strategy</w:t>
      </w:r>
    </w:p>
    <w:p>
      <w:pPr>
        <w:spacing w:after="120"/>
      </w:pPr>
      <w:r>
        <w:rPr>
          <w:rFonts w:ascii="Arial" w:cs="Arial" w:eastAsia="Arial" w:hAnsi="Arial"/>
          <w:b/>
          <w:bCs/>
          <w:sz w:val="22"/>
          <w:szCs w:val="22"/>
        </w:rPr>
        <w:t xml:space="preserve">Method: strangler pattern with dual-write, protected by the existing test suite. The live site must never depend on a big-bang cutover.</w:t>
      </w:r>
    </w:p>
    <w:p>
      <w:pPr>
        <w:pStyle w:val="Heading2"/>
      </w:pPr>
      <w:r>
        <w:t xml:space="preserve">Refactor first, in this order</w:t>
      </w:r>
    </w:p>
    <w:p>
      <w:pPr>
        <w:pStyle w:val="ListParagraph"/>
        <w:numPr>
          <w:ilvl w:val="0"/>
          <w:numId w:val="2"/>
        </w:numPr>
        <w:spacing w:after="60"/>
      </w:pPr>
      <w:r>
        <w:rPr>
          <w:rFonts w:ascii="Arial" w:cs="Arial" w:eastAsia="Arial" w:hAnsi="Arial"/>
          <w:b w:val="false"/>
          <w:bCs w:val="false"/>
          <w:sz w:val="22"/>
          <w:szCs w:val="22"/>
        </w:rPr>
        <w:t xml:space="preserve">1. Persistence of hot domains (ISS-01). Per-domain recipe: create tables via migration -&gt; dual-write (blob + tables) -&gt; backfill from blob -&gt; shadow-read comparison with mismatch logging -&gt; switch reads -&gt; stop writing that domain to the blob. Auth and attempts prove this works in this codebase.</w:t>
      </w:r>
    </w:p>
    <w:p>
      <w:pPr>
        <w:pStyle w:val="ListParagraph"/>
        <w:numPr>
          <w:ilvl w:val="0"/>
          <w:numId w:val="2"/>
        </w:numPr>
        <w:spacing w:after="60"/>
      </w:pPr>
      <w:r>
        <w:rPr>
          <w:rFonts w:ascii="Arial" w:cs="Arial" w:eastAsia="Arial" w:hAnsi="Arial"/>
          <w:b w:val="false"/>
          <w:bCs w:val="false"/>
          <w:sz w:val="22"/>
          <w:szCs w:val="22"/>
        </w:rPr>
        <w:t xml:space="preserve">2. The API boundary. A shared handler with validation and a standard error envelope converts routes incrementally without touching business logic.</w:t>
      </w:r>
    </w:p>
    <w:p>
      <w:pPr>
        <w:pStyle w:val="ListParagraph"/>
        <w:numPr>
          <w:ilvl w:val="0"/>
          <w:numId w:val="2"/>
        </w:numPr>
        <w:spacing w:after="60"/>
      </w:pPr>
      <w:r>
        <w:rPr>
          <w:rFonts w:ascii="Arial" w:cs="Arial" w:eastAsia="Arial" w:hAnsi="Arial"/>
          <w:b w:val="false"/>
          <w:bCs w:val="false"/>
          <w:sz w:val="22"/>
          <w:szCs w:val="22"/>
        </w:rPr>
        <w:t xml:space="preserve">3. userStore.ts decomposition. Mechanical extraction into domain modules, one domain per PR, zero behavior change, existing unit tests as the harness.</w:t>
      </w:r>
    </w:p>
    <w:p>
      <w:pPr>
        <w:pStyle w:val="Heading2"/>
      </w:pPr>
      <w:r>
        <w:t xml:space="preserve">Deliberately leave alone for now</w:t>
      </w:r>
    </w:p>
    <w:p>
      <w:pPr>
        <w:spacing w:after="120"/>
      </w:pPr>
      <w:r>
        <w:rPr>
          <w:rFonts w:ascii="Arial" w:cs="Arial" w:eastAsia="Arial" w:hAnsi="Arial"/>
          <w:sz w:val="22"/>
          <w:szCs w:val="22"/>
        </w:rPr>
        <w:t xml:space="preserve">Visualization/3D/game components (huge but self-contained and low-risk - only lazy-load them); the RAG/manifest content pipelines (working offline tooling); UI styling and the i18n system; the gamification rules engine; anything already covered by passing tests that is not on the persistence path.</w:t>
      </w:r>
    </w:p>
    <w:p>
      <w:pPr>
        <w:pStyle w:val="Heading2"/>
      </w:pPr>
      <w:r>
        <w:t xml:space="preserve">Rules that keep the live site safe</w:t>
      </w:r>
    </w:p>
    <w:p>
      <w:pPr>
        <w:pStyle w:val="ListParagraph"/>
        <w:numPr>
          <w:ilvl w:val="0"/>
          <w:numId w:val="2"/>
        </w:numPr>
        <w:spacing w:after="60"/>
      </w:pPr>
      <w:r>
        <w:rPr>
          <w:rFonts w:ascii="Arial" w:cs="Arial" w:eastAsia="Arial" w:hAnsi="Arial"/>
          <w:b w:val="false"/>
          <w:bCs w:val="false"/>
          <w:sz w:val="22"/>
          <w:szCs w:val="22"/>
        </w:rPr>
        <w:t xml:space="preserve">Never mix refactor and feature changes in one PR.</w:t>
      </w:r>
    </w:p>
    <w:p>
      <w:pPr>
        <w:pStyle w:val="ListParagraph"/>
        <w:numPr>
          <w:ilvl w:val="0"/>
          <w:numId w:val="2"/>
        </w:numPr>
        <w:spacing w:after="60"/>
      </w:pPr>
      <w:r>
        <w:rPr>
          <w:rFonts w:ascii="Arial" w:cs="Arial" w:eastAsia="Arial" w:hAnsi="Arial"/>
          <w:b w:val="false"/>
          <w:bCs w:val="false"/>
          <w:sz w:val="22"/>
          <w:szCs w:val="22"/>
        </w:rPr>
        <w:t xml:space="preserve">Every strangler wave is reversible until reads are switched; keep the blob as read-only fallback until a month of clean parity.</w:t>
      </w:r>
    </w:p>
    <w:p>
      <w:pPr>
        <w:pStyle w:val="ListParagraph"/>
        <w:numPr>
          <w:ilvl w:val="0"/>
          <w:numId w:val="2"/>
        </w:numPr>
        <w:spacing w:after="60"/>
      </w:pPr>
      <w:r>
        <w:rPr>
          <w:rFonts w:ascii="Arial" w:cs="Arial" w:eastAsia="Arial" w:hAnsi="Arial"/>
          <w:b w:val="false"/>
          <w:bCs w:val="false"/>
          <w:sz w:val="22"/>
          <w:szCs w:val="22"/>
        </w:rPr>
        <w:t xml:space="preserve">Take a database snapshot before every cutover; soak every wave on staging first, behind environment flags.</w:t>
      </w:r>
    </w:p>
    <w:p>
      <w:pPr>
        <w:pStyle w:val="ListParagraph"/>
        <w:numPr>
          <w:ilvl w:val="0"/>
          <w:numId w:val="2"/>
        </w:numPr>
        <w:spacing w:after="60"/>
      </w:pPr>
      <w:r>
        <w:rPr>
          <w:rFonts w:ascii="Arial" w:cs="Arial" w:eastAsia="Arial" w:hAnsi="Arial"/>
          <w:b w:val="false"/>
          <w:bCs w:val="false"/>
          <w:sz w:val="22"/>
          <w:szCs w:val="22"/>
        </w:rPr>
        <w:t xml:space="preserve">Run the e2e smoke suite against staging before every production deploy.</w:t>
      </w:r>
    </w:p>
    <w:p>
      <w:pPr>
        <w:pStyle w:val="ListParagraph"/>
        <w:numPr>
          <w:ilvl w:val="0"/>
          <w:numId w:val="2"/>
        </w:numPr>
        <w:spacing w:after="60"/>
      </w:pPr>
      <w:r>
        <w:rPr>
          <w:rFonts w:ascii="Arial" w:cs="Arial" w:eastAsia="Arial" w:hAnsi="Arial"/>
          <w:b w:val="false"/>
          <w:bCs w:val="false"/>
          <w:sz w:val="22"/>
          <w:szCs w:val="22"/>
        </w:rPr>
        <w:t xml:space="preserve">If the 25-agent workflow continues, agent output merges only through the same CI gate as human code, and secrets leave the working tree (see ISS-12).</w:t>
      </w:r>
    </w:p>
    <w:p>
      <w:pPr>
        <w:pStyle w:val="Heading1"/>
        <w:pageBreakBefore/>
      </w:pPr>
      <w:r>
        <w:t xml:space="preserve">G. Minimum Production-Readiness Checklist (summary)</w:t>
      </w:r>
    </w:p>
    <w:p>
      <w:pPr>
        <w:spacing w:after="120"/>
      </w:pPr>
      <w:r>
        <w:rPr>
          <w:rFonts w:ascii="Arial" w:cs="Arial" w:eastAsia="Arial" w:hAnsi="Arial"/>
          <w:sz w:val="22"/>
          <w:szCs w:val="22"/>
        </w:rPr>
        <w:t xml:space="preserve">The full 38-item check-box version lives in PRODUCTION-READINESS-CHECKLIST.md and the Excel workbook. The bar to clear before inviting real classrooms:</w:t>
      </w:r>
    </w:p>
    <w:p>
      <w:pPr>
        <w:pStyle w:val="ListParagraph"/>
        <w:numPr>
          <w:ilvl w:val="0"/>
          <w:numId w:val="2"/>
        </w:numPr>
        <w:spacing w:after="60"/>
      </w:pPr>
      <w:r>
        <w:rPr>
          <w:rFonts w:ascii="Arial" w:cs="Arial" w:eastAsia="Arial" w:hAnsi="Arial"/>
          <w:b/>
          <w:bCs/>
          <w:sz w:val="22"/>
          <w:szCs w:val="22"/>
        </w:rPr>
        <w:t xml:space="preserve">Security: </w:t>
      </w:r>
      <w:r>
        <w:rPr>
          <w:rFonts w:ascii="Arial" w:cs="Arial" w:eastAsia="Arial" w:hAnsi="Arial"/>
          <w:sz w:val="22"/>
          <w:szCs w:val="22"/>
        </w:rPr>
        <w:t xml:space="preserve">teacher registration gated; durable rate limits on auth + AI; session revocation live; secrets only in Vercel env (rotated, scanned); security headers + CSP report-only; admin audit log.</w:t>
      </w:r>
    </w:p>
    <w:p>
      <w:pPr>
        <w:pStyle w:val="ListParagraph"/>
        <w:numPr>
          <w:ilvl w:val="0"/>
          <w:numId w:val="2"/>
        </w:numPr>
        <w:spacing w:after="60"/>
      </w:pPr>
      <w:r>
        <w:rPr>
          <w:rFonts w:ascii="Arial" w:cs="Arial" w:eastAsia="Arial" w:hAnsi="Arial"/>
          <w:b/>
          <w:bCs/>
          <w:sz w:val="22"/>
          <w:szCs w:val="22"/>
        </w:rPr>
        <w:t xml:space="preserve">Data: </w:t>
      </w:r>
      <w:r>
        <w:rPr>
          <w:rFonts w:ascii="Arial" w:cs="Arial" w:eastAsia="Arial" w:hAnsi="Arial"/>
          <w:sz w:val="22"/>
          <w:szCs w:val="22"/>
        </w:rPr>
        <w:t xml:space="preserve">automated backups with a passed restore drill; migration framework; blob freeze enforced; hot domains on normalized tables; RPO &lt;= 24h / RTO &lt;= 4h documented.</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CI green required to deploy; staging with seeded data; documented rollback (code via Vercel, data via snapshot policy); Node pinned; environment matrix documented.</w:t>
      </w:r>
    </w:p>
    <w:p>
      <w:pPr>
        <w:pStyle w:val="ListParagraph"/>
        <w:numPr>
          <w:ilvl w:val="0"/>
          <w:numId w:val="2"/>
        </w:numPr>
        <w:spacing w:after="60"/>
      </w:pPr>
      <w:r>
        <w:rPr>
          <w:rFonts w:ascii="Arial" w:cs="Arial" w:eastAsia="Arial" w:hAnsi="Arial"/>
          <w:b/>
          <w:bCs/>
          <w:sz w:val="22"/>
          <w:szCs w:val="22"/>
        </w:rPr>
        <w:t xml:space="preserve">Testing: </w:t>
      </w:r>
      <w:r>
        <w:rPr>
          <w:rFonts w:ascii="Arial" w:cs="Arial" w:eastAsia="Arial" w:hAnsi="Arial"/>
          <w:sz w:val="22"/>
          <w:szCs w:val="22"/>
        </w:rPr>
        <w:t xml:space="preserve">unit + build on every PR; e2e smoke on staging per release; the five critical flows covered: register/login; practice attempt + mistake book; lesson progress; teacher assignment -&gt; student submission -&gt; grading; parent view.</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error-tracker alerting to a watched channel; uptime checks; LLM spend alarm; weekly error-trend review.</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real README; ARCHITECTURE.md; ONBOARDING.md; incident runbook; data-flow/privacy map.</w:t>
      </w:r>
    </w:p>
    <w:p>
      <w:pPr>
        <w:pStyle w:val="ListParagraph"/>
        <w:numPr>
          <w:ilvl w:val="0"/>
          <w:numId w:val="2"/>
        </w:numPr>
        <w:spacing w:after="60"/>
      </w:pPr>
      <w:r>
        <w:rPr>
          <w:rFonts w:ascii="Arial" w:cs="Arial" w:eastAsia="Arial" w:hAnsi="Arial"/>
          <w:b/>
          <w:bCs/>
          <w:sz w:val="22"/>
          <w:szCs w:val="22"/>
        </w:rPr>
        <w:t xml:space="preserve">User experience: </w:t>
      </w:r>
      <w:r>
        <w:rPr>
          <w:rFonts w:ascii="Arial" w:cs="Arial" w:eastAsia="Arial" w:hAnsi="Arial"/>
          <w:sz w:val="22"/>
          <w:szCs w:val="22"/>
        </w:rPr>
        <w:t xml:space="preserve">route error boundaries (currently zero); loading states; mobile check of the five critical flows; bilingual copy pass on auth and core student flows.</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policy published; consent captured; provider list + terms reviewed; deletion/export path; LLM data minimization documented.</w:t>
      </w:r>
    </w:p>
    <w:p>
      <w:pPr>
        <w:pStyle w:val="Heading1"/>
        <w:pageBreakBefore/>
      </w:pPr>
      <w:r>
        <w:t xml:space="preserve">H. Suggested Backlog (24 tickets)</w:t>
      </w:r>
    </w:p>
    <w:p>
      <w:pPr>
        <w:spacing w:after="120"/>
      </w:pPr>
      <w:del w:id="25" w:author="Codex" w:date="2026-07-09T08:00:00Z">
        <w:r>
          <w:rPr>
            <w:rFonts w:ascii="Arial" w:cs="Arial" w:eastAsia="Arial" w:hAnsi="Arial"/>
            <w:sz w:val="22"/>
            <w:szCs w:val="22"/>
          </w:rPr>
          <w:delText>Full descriptions and acceptance criteria are in ENGINEERING-BACKLOG.md and the Excel workbook (sheet 'Backlog'). Owners: JD = junior developer, SE = senior engineer, PO = product owner, DO = DevOps hat, DS = designer.</w:delText>
        </w:r>
      </w:del>
      <w:ins w:id="26" w:author="Codex" w:date="2026-07-09T08:00:00Z">
        <w:r>
          <w:rPr>
            <w:rFonts w:ascii="Arial" w:cs="Arial" w:eastAsia="Arial" w:hAnsi="Arial"/>
            <w:sz w:val="22"/>
            <w:szCs w:val="22"/>
          </w:rPr>
          <w:t>Full descriptions and acceptance criteria are in ENGINEERING-BACKLOG.md and the Excel workbook (sheet 'Backlog'); teacher-console regression follow-up is captured in the July 9 Codex verification report. Owners: JD = junior developer, SE = senior engineer, PO = product owner, DO = DevOps hat, DS = designer.</w:t>
        </w:r>
      </w:ins>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700"/>
        <w:gridCol w:w="14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Title</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Window</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Enable and verify database backups (restore drill)</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Make CI a real gate (tests + build on every PR; green main to deploy)</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Error tracking (Sentry) + uptime alerts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del w:id="23" w:author="Codex" w:date="2026-07-09T08:00:00Z">
              <w:r>
                <w:rPr>
                  <w:rFonts w:ascii="Arial" w:cs="Arial" w:eastAsia="Arial" w:hAnsi="Arial"/>
                  <w:sz w:val="18"/>
                  <w:szCs w:val="18"/>
                </w:rPr>
                <w:delText>Secret rotation + gitleaks scanning; delete key files</w:delText>
              </w:r>
            </w:del>
            <w:ins w:id="24" w:author="Codex" w:date="2026-07-09T08:00:00Z">
              <w:r>
                <w:rPr>
                  <w:rFonts w:ascii="Arial" w:cs="Arial" w:eastAsia="Arial" w:hAnsi="Arial"/>
                  <w:sz w:val="18"/>
                  <w:szCs w:val="18"/>
                </w:rPr>
                <w:t>Secret rotation + owner-approved credential migration + gitleaks scanning</w:t>
              </w:r>
            </w:ins>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Gate teacher registration; audit parent linking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Durable rate limiting (auth + AI routes)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'app_state freeze' ADR + PR checklist</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Migration framework + schema baseline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Shared API handler: auth + zod validation + error envelope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Staging environment + release smoke suite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1a: learning_events + lesson_progress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1b: messages + notices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resilience + performance pass (error.tsx, bundles, mobile)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JD+DS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 revocation + log-out-all</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Documentation reset (README, ARCHITECTURE, ONBOARDING, branding)</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Standard test tooling (Vitest; delete bespoke pipeline)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Node pinning + production storage assertion</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archive artifacts, prune 41 branches</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Classroom load test (k6, 200 students)</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LLM budget guard: hard caps + spend alerts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Security headers + CSP + dependency audit</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Admin audit log</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Rollback + incident runbook + game day</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Privacy pack (policy, consent, data-flow map, deletion)</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 (start earlier)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PO+SE</w:t>
            </w:r>
          </w:p>
        </w:tc>
      </w:tr>
    </w:tbl>
    <w:p>
      <w:pPr>
        <w:pStyle w:val="Heading1"/>
        <w:pageBreakBefore/>
      </w:pPr>
      <w:r>
        <w:t xml:space="preserve">I. Risks, Assumptions, and Open Questions</w:t>
      </w:r>
    </w:p>
    <w:p>
      <w:pPr>
        <w:pStyle w:val="Heading2"/>
      </w:pPr>
      <w:r>
        <w:t xml:space="preserve">Assumptions made in this review</w:t>
      </w:r>
    </w:p>
    <w:p>
      <w:pPr>
        <w:pStyle w:val="ListParagraph"/>
        <w:numPr>
          <w:ilvl w:val="0"/>
          <w:numId w:val="2"/>
        </w:numPr>
        <w:spacing w:after="60"/>
      </w:pPr>
      <w:r>
        <w:rPr>
          <w:rFonts w:ascii="Arial" w:cs="Arial" w:eastAsia="Arial" w:hAnsi="Arial"/>
          <w:b w:val="false"/>
          <w:bCs w:val="false"/>
          <w:sz w:val="22"/>
          <w:szCs w:val="22"/>
        </w:rPr>
        <w:t xml:space="preserve">Production uses the Postgres storage provider with a managed instance (verify in Vercel env - the register route's durable-storage check implies it).</w:t>
      </w:r>
    </w:p>
    <w:p>
      <w:pPr>
        <w:pStyle w:val="ListParagraph"/>
        <w:numPr>
          <w:ilvl w:val="0"/>
          <w:numId w:val="2"/>
        </w:numPr>
        <w:spacing w:after="60"/>
      </w:pPr>
      <w:r>
        <w:rPr>
          <w:rFonts w:ascii="Arial" w:cs="Arial" w:eastAsia="Arial" w:hAnsi="Arial"/>
          <w:b w:val="false"/>
          <w:bCs w:val="false"/>
          <w:sz w:val="22"/>
          <w:szCs w:val="22"/>
        </w:rPr>
        <w:t xml:space="preserve">Current real-user volume is very small. If real classrooms are already active, move the privacy pack and strangler wave 1 earlier.</w:t>
      </w:r>
    </w:p>
    <w:p>
      <w:pPr>
        <w:pStyle w:val="ListParagraph"/>
        <w:numPr>
          <w:ilvl w:val="0"/>
          <w:numId w:val="2"/>
        </w:numPr>
        <w:spacing w:after="60"/>
      </w:pPr>
      <w:r>
        <w:rPr>
          <w:rFonts w:ascii="Arial" w:cs="Arial" w:eastAsia="Arial" w:hAnsi="Arial"/>
          <w:b w:val="false"/>
          <w:bCs w:val="false"/>
          <w:sz w:val="22"/>
          <w:szCs w:val="22"/>
        </w:rPr>
        <w:t xml:space="preserve">The .env.local on disk contains live or production-adjacent keys; treat them as compromised-until-rotated given the multi-agent working tree.</w:t>
      </w:r>
    </w:p>
    <w:p>
      <w:pPr>
        <w:pStyle w:val="ListParagraph"/>
        <w:numPr>
          <w:ilvl w:val="0"/>
          <w:numId w:val="2"/>
        </w:numPr>
        <w:spacing w:after="60"/>
      </w:pPr>
      <w:r>
        <w:rPr>
          <w:rFonts w:ascii="Arial" w:cs="Arial" w:eastAsia="Arial" w:hAnsi="Arial"/>
          <w:b w:val="false"/>
          <w:bCs w:val="false"/>
          <w:sz w:val="22"/>
          <w:szCs w:val="22"/>
        </w:rPr>
        <w:t xml:space="preserve">Vercel provides code rollback; no data rollback exists today.</w:t>
      </w:r>
    </w:p>
    <w:p>
      <w:pPr>
        <w:pStyle w:val="Heading2"/>
      </w:pPr>
      <w:r>
        <w:t xml:space="preserve">Open questions for the product owner</w:t>
      </w:r>
    </w:p>
    <w:p>
      <w:pPr>
        <w:pStyle w:val="ListParagraph"/>
        <w:numPr>
          <w:ilvl w:val="0"/>
          <w:numId w:val="2"/>
        </w:numPr>
        <w:spacing w:after="60"/>
      </w:pPr>
      <w:r>
        <w:rPr>
          <w:rFonts w:ascii="Arial" w:cs="Arial" w:eastAsia="Arial" w:hAnsi="Arial"/>
          <w:b w:val="false"/>
          <w:bCs w:val="false"/>
          <w:sz w:val="22"/>
          <w:szCs w:val="22"/>
        </w:rPr>
        <w:t xml:space="preserve">1. Which Postgres host/plan/region serves production, and are provider backups already enabled? (Single most urgent unknown.)</w:t>
      </w:r>
    </w:p>
    <w:p>
      <w:pPr>
        <w:pStyle w:val="ListParagraph"/>
        <w:numPr>
          <w:ilvl w:val="0"/>
          <w:numId w:val="2"/>
        </w:numPr>
        <w:spacing w:after="60"/>
      </w:pPr>
      <w:r>
        <w:rPr>
          <w:rFonts w:ascii="Arial" w:cs="Arial" w:eastAsia="Arial" w:hAnsi="Arial"/>
          <w:b w:val="false"/>
          <w:bCs w:val="false"/>
          <w:sz w:val="22"/>
          <w:szCs w:val="22"/>
        </w:rPr>
        <w:t xml:space="preserve">2. Are any real (non-demo) students or teachers already registered? Which region pilots first - HK, mainland, or US? This decides whether PDPO, PIPL, or COPPA/FERPA leads the privacy work.</w:t>
      </w:r>
    </w:p>
    <w:p>
      <w:pPr>
        <w:pStyle w:val="ListParagraph"/>
        <w:numPr>
          <w:ilvl w:val="0"/>
          <w:numId w:val="2"/>
        </w:numPr>
        <w:spacing w:after="60"/>
      </w:pPr>
      <w:r>
        <w:rPr>
          <w:rFonts w:ascii="Arial" w:cs="Arial" w:eastAsia="Arial" w:hAnsi="Arial"/>
          <w:b w:val="false"/>
          <w:bCs w:val="false"/>
          <w:sz w:val="22"/>
          <w:szCs w:val="22"/>
        </w:rPr>
        <w:t xml:space="preserve">3. What is the monthly LLM budget ceiling, and should hard caps cut off the AI tutor when reached?</w:t>
      </w:r>
    </w:p>
    <w:p>
      <w:pPr>
        <w:pStyle w:val="ListParagraph"/>
        <w:numPr>
          <w:ilvl w:val="0"/>
          <w:numId w:val="2"/>
        </w:numPr>
        <w:spacing w:after="60"/>
      </w:pPr>
      <w:r>
        <w:rPr>
          <w:rFonts w:ascii="Arial" w:cs="Arial" w:eastAsia="Arial" w:hAnsi="Arial"/>
          <w:b w:val="false"/>
          <w:bCs w:val="false"/>
          <w:sz w:val="22"/>
          <w:szCs w:val="22"/>
        </w:rPr>
        <w:t xml:space="preserve">4. Will the 25-agent development model continue? If yes, the CI gate and branch policy become mandatory and secrets must leave the working tree.</w:t>
      </w:r>
    </w:p>
    <w:p>
      <w:pPr>
        <w:pStyle w:val="ListParagraph"/>
        <w:numPr>
          <w:ilvl w:val="0"/>
          <w:numId w:val="2"/>
        </w:numPr>
        <w:spacing w:after="60"/>
      </w:pPr>
      <w:r>
        <w:rPr>
          <w:rFonts w:ascii="Arial" w:cs="Arial" w:eastAsia="Arial" w:hAnsi="Arial"/>
          <w:b w:val="false"/>
          <w:bCs w:val="false"/>
          <w:sz w:val="22"/>
          <w:szCs w:val="22"/>
        </w:rPr>
        <w:t xml:space="preserve">5. Who owns the mais.ac domain and the Vercel account (bus-factor check)?</w:t>
      </w:r>
    </w:p>
    <w:p>
      <w:pPr>
        <w:pStyle w:val="ListParagraph"/>
        <w:numPr>
          <w:ilvl w:val="0"/>
          <w:numId w:val="2"/>
        </w:numPr>
        <w:spacing w:after="60"/>
      </w:pPr>
      <w:r>
        <w:rPr>
          <w:rFonts w:ascii="Arial" w:cs="Arial" w:eastAsia="Arial" w:hAnsi="Arial"/>
          <w:b w:val="false"/>
          <w:bCs w:val="false"/>
          <w:sz w:val="22"/>
          <w:szCs w:val="22"/>
        </w:rPr>
        <w:t xml:space="preserve">6. Is the xAPI LRS integration active in production (external transfer of learning records)?</w:t>
      </w:r>
    </w:p>
    <w:p>
      <w:pPr>
        <w:pStyle w:val="ListParagraph"/>
        <w:numPr>
          <w:ilvl w:val="0"/>
          <w:numId w:val="2"/>
        </w:numPr>
        <w:spacing w:after="60"/>
      </w:pPr>
      <w:r>
        <w:rPr>
          <w:rFonts w:ascii="Arial" w:cs="Arial" w:eastAsia="Arial" w:hAnsi="Arial"/>
          <w:b w:val="false"/>
          <w:bCs w:val="false"/>
          <w:sz w:val="22"/>
          <w:szCs w:val="22"/>
        </w:rPr>
        <w:t xml:space="preserve">7. Target pilot date and class size - the load-test scenario and wave-1 scope should match it.</w:t>
      </w:r>
    </w:p>
    <w:p>
      <w:pPr>
        <w:pStyle w:val="Heading2"/>
      </w:pPr>
      <w:r>
        <w:t xml:space="preserve">Residual risks even if the roadmap is followed</w:t>
      </w:r>
    </w:p>
    <w:p>
      <w:pPr>
        <w:pStyle w:val="ListParagraph"/>
        <w:numPr>
          <w:ilvl w:val="0"/>
          <w:numId w:val="2"/>
        </w:numPr>
        <w:spacing w:after="60"/>
      </w:pPr>
      <w:r>
        <w:rPr>
          <w:rFonts w:ascii="Arial" w:cs="Arial" w:eastAsia="Arial" w:hAnsi="Arial"/>
          <w:b w:val="false"/>
          <w:bCs w:val="false"/>
          <w:sz w:val="22"/>
          <w:szCs w:val="22"/>
        </w:rPr>
        <w:t xml:space="preserve">The blob remains a single point of failure until wave 2 completes (mitigate: snapshots + freeze).</w:t>
      </w:r>
    </w:p>
    <w:p>
      <w:pPr>
        <w:pStyle w:val="ListParagraph"/>
        <w:numPr>
          <w:ilvl w:val="0"/>
          <w:numId w:val="2"/>
        </w:numPr>
        <w:spacing w:after="60"/>
      </w:pPr>
      <w:r>
        <w:rPr>
          <w:rFonts w:ascii="Arial" w:cs="Arial" w:eastAsia="Arial" w:hAnsi="Arial"/>
          <w:b w:val="false"/>
          <w:bCs w:val="false"/>
          <w:sz w:val="22"/>
          <w:szCs w:val="22"/>
        </w:rPr>
        <w:t xml:space="preserve">LLM provider changes can silently alter tutor/adaptive behavior (mitigate: recommendation log + golden-prompt tests).</w:t>
      </w:r>
    </w:p>
    <w:p>
      <w:pPr>
        <w:pStyle w:val="ListParagraph"/>
        <w:numPr>
          <w:ilvl w:val="0"/>
          <w:numId w:val="2"/>
        </w:numPr>
        <w:spacing w:after="60"/>
      </w:pPr>
      <w:r>
        <w:rPr>
          <w:rFonts w:ascii="Arial" w:cs="Arial" w:eastAsia="Arial" w:hAnsi="Arial"/>
          <w:b w:val="false"/>
          <w:bCs w:val="false"/>
          <w:sz w:val="22"/>
          <w:szCs w:val="22"/>
        </w:rPr>
        <w:t xml:space="preserve">Content-pipeline scripts have no dependency lockfiles and may not reproduce identically (accepted for now).</w:t>
      </w:r>
    </w:p>
    <w:p>
      <w:pPr>
        <w:pStyle w:val="Heading1"/>
      </w:pPr>
      <w:ins w:id="1" w:author="Codex" w:date="2026-07-09T08:00:00Z">
        <w:r>
          <w:t>J. July 9 Teacher Console Bug-Report Verification</w:t>
        </w:r>
      </w:ins>
    </w:p>
    <w:p>
      <w:ins w:id="2" w:author="Codex" w:date="2026-07-09T08:00:00Z">
        <w:r>
          <w:t>Codex independently verified the attached MAIS_Teacher_Console_Bug_Detection_Report.docx against source code and live production spot checks on 9 July 2026. The attached report should not be carried forward as a verbatim P0 incident list. It contains real teacher-console risks, but several of its most severe claims were not reproduced in the current build.</w:t>
        </w:r>
      </w:ins>
    </w:p>
    <w:p>
      <w:ins w:id="3" w:author="Codex" w:date="2026-07-09T08:00:00Z">
        <w:r>
          <w:t>BUG-001 and BUG-002 should be downgraded as written. A fresh Teacher Rhi production session logged in successfully, returned four consecutive /api/teacher/dashboard responses with HTTP 200, and an invalid non-destructive /api/teacher/classes POST returned HTTP 400 rather than 403. A fresh Teacher Rhi dashboard hard load did not expose Student Shirleen data. A direct /teacher/analytics tab timed out, so there is still an availability/regression concern, but not verified cross-account disclosure.</w:t>
        </w:r>
      </w:ins>
    </w:p>
    <w:p>
      <w:ins w:id="4" w:author="Codex" w:date="2026-07-09T08:00:00Z">
        <w:r>
          <w:t>BUG-003 and BUG-004 are partly stale. Source now contains dedicated creation pages for lesson kits, assignments, and assessments; live checks confirmed /teacher/lesson-kits/new and /teacher/assessments/new render creation screens. /teacher/assignments/new timed out during live verification and should remain in the regression queue as an availability check.</w:t>
        </w:r>
      </w:ins>
    </w:p>
    <w:p>
      <w:ins w:id="5" w:author="Codex" w:date="2026-07-09T08:00:00Z">
        <w:r>
          <w:t>BUG-005 and BUG-006 are narrower than reported. Live navigation to Lesson Kit Center and Assignments worked for Teacher Rhi, while Analytics was inconclusive because the page load timed out. Source still shows the teacher header Progress link pointing at /dashboard, so this remains a role-inappropriate route target even though the live click did not reproduce the blocked-student-dashboard symptom.</w:t>
        </w:r>
      </w:ins>
    </w:p>
    <w:p>
      <w:ins w:id="6" w:author="Codex" w:date="2026-07-09T08:00:00Z">
        <w:r>
          <w:t>BUG-007 is valid as a product/content mismatch: the Lesson Kit Center and new-kit workflow remain visibly mainland-biased for a California teacher, including PEP/BNU publisher options and Mainland chapter copy. BUG-008 is observable but policy-driven in current source: US curriculum users intentionally see only English, so the control should be redesigned or hidden rather than described as a broken dropdown.</w:t>
        </w:r>
      </w:ins>
    </w:p>
    <w:p>
      <w:ins w:id="7" w:author="Codex" w:date="2026-07-09T08:00:00Z">
        <w:r>
          <w:t>BUG-009 was not reproduced in a fresh Teacher Rhi context. BUG-010 remains a likely UX validation gap because live-start/export actions do not clearly preflight missing class/report context. Codex avoided live production mutations, so successful class creation and report export were not asserted.</w:t>
        </w:r>
      </w:ins>
    </w:p>
    <w:p>
      <w:ins w:id="8" w:author="Codex" w:date="2026-07-09T08:00:00Z">
        <w:r>
          <w:t>Required follow-up: A11 should add focused teacher-console regression coverage for authenticated hard loads, direct-route tab opens, sidebar navigation, teacher-header role links, and empty-state action validation. A13 should own teacher workflow fixes, A12 should retain backend auth/session review, and A22 should treat the observed live timeouts as production-readiness evidence until repeated cleanly.</w:t>
        </w:r>
      </w:ins>
    </w:p>
    <w:p>
      <w:pPr>
        <w:pStyle w:val="Heading1"/>
        <w:pageBreakBefore/>
      </w:pPr>
      <w:del w:id="27" w:author="Codex" w:date="2026-07-09T08:00:00Z">
        <w:r>
          <w:delText>J. Final Recommendation</w:delText>
        </w:r>
      </w:del>
      <w:ins w:id="28" w:author="Codex" w:date="2026-07-09T08:00:00Z">
        <w:r>
          <w:t>K. Final Recommendation</w:t>
        </w:r>
      </w:ins>
    </w:p>
    <w:p>
      <w:pPr>
        <w:spacing w:after="120"/>
      </w:pPr>
      <w:r>
        <w:rPr>
          <w:rFonts w:ascii="Arial" w:cs="Arial" w:eastAsia="Arial" w:hAnsi="Arial"/>
          <w:b/>
          <w:bCs/>
          <w:sz w:val="22"/>
          <w:szCs w:val="22"/>
        </w:rPr>
        <w:t xml:space="preserve">Partially refactor. Do not rebuild, and do not keep modifying the current core unchanged.</w:t>
      </w:r>
    </w:p>
    <w:p>
      <w:pPr>
        <w:pStyle w:val="ListParagraph"/>
        <w:numPr>
          <w:ilvl w:val="0"/>
          <w:numId w:val="2"/>
        </w:numPr>
        <w:spacing w:after="60"/>
      </w:pPr>
      <w:r>
        <w:rPr>
          <w:rFonts w:ascii="Arial" w:cs="Arial" w:eastAsia="Arial" w:hAnsi="Arial"/>
          <w:b/>
          <w:bCs/>
          <w:sz w:val="22"/>
          <w:szCs w:val="22"/>
        </w:rPr>
        <w:t xml:space="preserve">Why not rebuild: </w:t>
      </w:r>
      <w:r>
        <w:rPr>
          <w:rFonts w:ascii="Arial" w:cs="Arial" w:eastAsia="Arial" w:hAnsi="Arial"/>
          <w:sz w:val="22"/>
          <w:szCs w:val="22"/>
        </w:rPr>
        <w:t>the product works in production; </w:t>
      </w:r>
      <w:r>
        <w:t>hundreds of thousands of strict, typed lines plus a sizable test suite</w:t>
      </w:r>
      <w:r>
        <w:rPr>
          <w:rFonts w:ascii="Arial" w:cs="Arial" w:eastAsia="Arial" w:hAnsi="Arial"/>
          <w:sz w:val="22"/>
          <w:szCs w:val="22"/>
        </w:rPr>
        <w:t> plus three curricula of content pipelines represent months of embedded knowledge; a rebuild would freeze features for a quarter, still require a data migration at the end, and discard the e2e suite that is precisely the safety harness a refactor needs. Rebuilds of working MVPs by small teams usually fail on scope.</w:t>
      </w:r>
    </w:p>
    <w:p>
      <w:pPr>
        <w:pStyle w:val="ListParagraph"/>
        <w:numPr>
          <w:ilvl w:val="0"/>
          <w:numId w:val="2"/>
        </w:numPr>
        <w:spacing w:after="60"/>
      </w:pPr>
      <w:r>
        <w:rPr>
          <w:rFonts w:ascii="Arial" w:cs="Arial" w:eastAsia="Arial" w:hAnsi="Arial"/>
          <w:b/>
          <w:bCs/>
          <w:sz w:val="22"/>
          <w:szCs w:val="22"/>
        </w:rPr>
        <w:t xml:space="preserve">Why not continue as-is: </w:t>
      </w:r>
      <w:r>
        <w:rPr>
          <w:rFonts w:ascii="Arial" w:cs="Arial" w:eastAsia="Arial" w:hAnsi="Arial"/>
          <w:sz w:val="22"/>
          <w:szCs w:val="22"/>
        </w:rPr>
        <w:t xml:space="preserve">the single-JSON-blob store, absent migrations and backups, ungated CI, and open teacher registration mean the next growth spurt or the next bad deploy can destroy data and trust. These are foundation defects, not cosmetic debt.</w:t>
      </w:r>
    </w:p>
    <w:p>
      <w:pPr>
        <w:pStyle w:val="ListParagraph"/>
        <w:numPr>
          <w:ilvl w:val="0"/>
          <w:numId w:val="2"/>
        </w:numPr>
        <w:spacing w:after="60"/>
      </w:pPr>
      <w:r>
        <w:rPr>
          <w:rFonts w:ascii="Arial" w:cs="Arial" w:eastAsia="Arial" w:hAnsi="Arial"/>
          <w:b/>
          <w:bCs/>
          <w:sz w:val="22"/>
          <w:szCs w:val="22"/>
        </w:rPr>
        <w:t xml:space="preserve">The middle path is already proven in this codebase: </w:t>
      </w:r>
      <w:r>
        <w:rPr>
          <w:rFonts w:ascii="Arial" w:cs="Arial" w:eastAsia="Arial" w:hAnsi="Arial"/>
          <w:sz w:val="22"/>
          <w:szCs w:val="22"/>
        </w:rPr>
        <w:t xml:space="preserve">the hot-auth and practice-attempt fast paths show the strangler migration works here. Finish that job domain by domain behind the existing tests, add the missing safety nets (backups, CI, monitoring, migrations) in the first two weeks, and close the security and privacy gaps before real students arrive.</w:t>
      </w:r>
    </w:p>
    <w:p>
      <w:pPr>
        <w:spacing w:after="120"/>
      </w:pPr>
      <w:r>
        <w:rPr>
          <w:rFonts w:ascii="Arial" w:cs="Arial" w:eastAsia="Arial" w:hAnsi="Arial"/>
          <w:b/>
          <w:bCs/>
          <w:sz w:val="22"/>
          <w:szCs w:val="22"/>
        </w:rPr>
        <w:t xml:space="preserve">If exactly one thing gets done this month, make it Weeks 1-2 of the roadmap - every later step depends on those safety nets.</w:t>
      </w:r>
    </w:p>
    <w:p>
      <w:pPr>
        <w:spacing w:after="120"/>
      </w:pPr>
      <w:del w:id="29" w:author="Codex" w:date="2026-07-09T08:00:00Z">
        <w:r>
          <w:rPr>
            <w:rFonts w:ascii="Arial" w:cs="Arial" w:eastAsia="Arial" w:hAnsi="Arial"/>
            <w:i/>
            <w:iCs/>
            <w:color w:val="808080"/>
            <w:sz w:val="18"/>
            <w:szCs w:val="18"/>
          </w:rPr>
          <w:delText>Prepared as an advisory document. File paths and line counts refer to the repository state on 6 July 2026.</w:delText>
        </w:r>
      </w:del>
      <w:ins w:id="30" w:author="Codex" w:date="2026-07-09T08:00:00Z">
        <w:r>
          <w:rPr>
            <w:rFonts w:ascii="Arial" w:cs="Arial" w:eastAsia="Arial" w:hAnsi="Arial"/>
            <w:i/>
            <w:iCs/>
            <w:color w:val="808080"/>
            <w:sz w:val="18"/>
            <w:szCs w:val="18"/>
          </w:rPr>
          <w:t>Prepared as an advisory document. Architecture review paths and line counts refer to the repository state on 6 July 2026; teacher-console verification and dated deliverables refer to the 9 July 2026 production/source spot check.</w:t>
        </w:r>
      </w:ins>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rFonts w:ascii="Arial" w:cs="Arial" w:eastAsia="Arial" w:hAnsi="Arial"/>
        <w:color w:val="808080"/>
        <w:sz w:val="16"/>
        <w:szCs w:val="16"/>
      </w:rPr>
      <w:t xml:space="preserve">MAIS-MVP Technical Advisory Report</w:t>
    </w:r>
    <w:r>
      <w:rPr>
        <w:rFonts w:ascii="Arial" w:cs="Arial" w:eastAsia="Arial" w:hAnsi="Arial"/>
        <w:color w:val="808080"/>
        <w:sz w:val="16"/>
        <w:szCs w:val="16"/>
      </w:rPr>
      <w:t xml:space="preserve">	9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2026-07-06T05:44:36.292Z</dcterms:created>
  <dcterms:modified xsi:type="dcterms:W3CDTF">2026-07-06T05:44:36.292Z</dcterms:modified>
</cp:coreProperties>
</file>